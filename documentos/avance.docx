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extBody"/>
        <w:bidi w:val="0"/>
        <w:spacing w:lineRule="auto" w:line="576" w:before="0" w:after="0"/>
        <w:jc w:val="center"/>
        <w:rPr/>
      </w:pPr>
      <w:r>
        <w:rPr>
          <w:rFonts w:ascii="Times New Roman" w:hAnsi="Times New Roman"/>
          <w:b/>
          <w:i w:val="false"/>
          <w:caps w:val="false"/>
          <w:smallCaps w:val="false"/>
          <w:strike w:val="false"/>
          <w:dstrike w:val="false"/>
          <w:color w:val="000000"/>
          <w:sz w:val="28"/>
          <w:u w:val="none"/>
          <w:effect w:val="none"/>
        </w:rPr>
        <w:t>PROYECTO CRUD TIENDA</w:t>
      </w:r>
    </w:p>
    <w:p>
      <w:pPr>
        <w:pStyle w:val="TextBody"/>
        <w:bidi w:val="0"/>
        <w:spacing w:lineRule="auto" w:line="343" w:before="0" w:after="140"/>
        <w:jc w:val="left"/>
        <w:rPr>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br/>
        <w:br/>
        <w:br/>
      </w:r>
    </w:p>
    <w:p>
      <w:pPr>
        <w:pStyle w:val="TextBody"/>
        <w:bidi w:val="0"/>
        <w:spacing w:lineRule="auto" w:line="576" w:before="0" w:after="0"/>
        <w:jc w:val="center"/>
        <w:rPr>
          <w:rFonts w:ascii="Times New Roman" w:hAnsi="Times New Roman"/>
          <w:b w:val="false"/>
          <w:b w:val="false"/>
          <w:i w:val="false"/>
          <w:i w:val="false"/>
          <w:caps w:val="false"/>
          <w:smallCaps w:val="false"/>
          <w:strike w:val="false"/>
          <w:dstrike w:val="false"/>
          <w:color w:val="000000"/>
          <w:sz w:val="28"/>
          <w:u w:val="none"/>
          <w:effect w:val="none"/>
        </w:rPr>
      </w:pPr>
      <w:r>
        <w:rPr>
          <w:rFonts w:ascii="Times New Roman" w:hAnsi="Times New Roman"/>
          <w:b w:val="false"/>
          <w:i w:val="false"/>
          <w:caps w:val="false"/>
          <w:smallCaps w:val="false"/>
          <w:strike w:val="false"/>
          <w:dstrike w:val="false"/>
          <w:color w:val="000000"/>
          <w:sz w:val="28"/>
          <w:u w:val="none"/>
          <w:effect w:val="none"/>
        </w:rPr>
        <w:t>Sebastian Moreno Castañeda</w:t>
      </w:r>
    </w:p>
    <w:p>
      <w:pPr>
        <w:pStyle w:val="TextBody"/>
        <w:bidi w:val="0"/>
        <w:spacing w:lineRule="auto" w:line="576" w:before="0" w:after="0"/>
        <w:jc w:val="center"/>
        <w:rPr>
          <w:rFonts w:ascii="Times New Roman" w:hAnsi="Times New Roman"/>
          <w:b w:val="false"/>
          <w:b w:val="false"/>
          <w:i w:val="false"/>
          <w:i w:val="false"/>
          <w:caps w:val="false"/>
          <w:smallCaps w:val="false"/>
          <w:strike w:val="false"/>
          <w:dstrike w:val="false"/>
          <w:color w:val="000000"/>
          <w:sz w:val="28"/>
          <w:u w:val="none"/>
          <w:effect w:val="none"/>
        </w:rPr>
      </w:pPr>
      <w:r>
        <w:rPr>
          <w:rFonts w:ascii="Times New Roman" w:hAnsi="Times New Roman"/>
          <w:b w:val="false"/>
          <w:i w:val="false"/>
          <w:caps w:val="false"/>
          <w:smallCaps w:val="false"/>
          <w:strike w:val="false"/>
          <w:dstrike w:val="false"/>
          <w:color w:val="000000"/>
          <w:sz w:val="28"/>
          <w:u w:val="none"/>
          <w:effect w:val="none"/>
        </w:rPr>
        <w:t>Cristhian Jesus Gonzalez Coley</w:t>
      </w:r>
    </w:p>
    <w:p>
      <w:pPr>
        <w:pStyle w:val="TextBody"/>
        <w:bidi w:val="0"/>
        <w:spacing w:lineRule="auto" w:line="576" w:before="0" w:after="0"/>
        <w:jc w:val="center"/>
        <w:rPr/>
      </w:pPr>
      <w:r>
        <w:rPr>
          <w:rFonts w:ascii="Times New Roman" w:hAnsi="Times New Roman"/>
          <w:b w:val="false"/>
          <w:i w:val="false"/>
          <w:caps w:val="false"/>
          <w:smallCaps w:val="false"/>
          <w:strike w:val="false"/>
          <w:dstrike w:val="false"/>
          <w:color w:val="000000"/>
          <w:sz w:val="28"/>
          <w:u w:val="none"/>
          <w:effect w:val="none"/>
        </w:rPr>
        <w:t>Grupo: 30126</w:t>
      </w:r>
    </w:p>
    <w:p>
      <w:pPr>
        <w:pStyle w:val="TextBody"/>
        <w:bidi w:val="0"/>
        <w:jc w:val="left"/>
        <w:rPr/>
      </w:pPr>
      <w:r>
        <w:rPr/>
      </w:r>
    </w:p>
    <w:p>
      <w:pPr>
        <w:pStyle w:val="TextBody"/>
        <w:bidi w:val="0"/>
        <w:spacing w:lineRule="auto" w:line="576" w:before="0" w:after="0"/>
        <w:jc w:val="center"/>
        <w:rPr/>
      </w:pPr>
      <w:r>
        <w:rPr>
          <w:rFonts w:ascii="Times New Roman" w:hAnsi="Times New Roman"/>
          <w:b w:val="false"/>
          <w:i w:val="false"/>
          <w:caps w:val="false"/>
          <w:smallCaps w:val="false"/>
          <w:strike w:val="false"/>
          <w:dstrike w:val="false"/>
          <w:color w:val="000000"/>
          <w:sz w:val="28"/>
          <w:u w:val="none"/>
          <w:effect w:val="none"/>
        </w:rPr>
        <w:t xml:space="preserve">Docente: </w:t>
      </w:r>
      <w:del w:id="0" w:author="Unknown Author" w:date="2020-11-17T20:19:46Z">
        <w:r>
          <w:rPr/>
          <w:delText>Luis Eduardo Alvarez Meneses</w:delText>
        </w:r>
      </w:del>
      <w:ins w:id="1" w:author="Unknown Author" w:date="2020-11-17T20:19:53Z">
        <w:r>
          <w:rPr>
            <w:rFonts w:eastAsia="Noto Serif CJK SC" w:cs="Lohit Devanagari"/>
            <w:color w:val="auto"/>
            <w:kern w:val="2"/>
            <w:sz w:val="24"/>
            <w:szCs w:val="24"/>
            <w:lang w:val="es-CO" w:eastAsia="zh-CN" w:bidi="hi-IN"/>
          </w:rPr>
          <w:t>Rafael En</w:t>
        </w:r>
      </w:ins>
      <w:ins w:id="2" w:author="Unknown Author" w:date="2020-11-17T20:20:00Z">
        <w:r>
          <w:rPr>
            <w:rFonts w:eastAsia="Noto Serif CJK SC" w:cs="Lohit Devanagari"/>
            <w:color w:val="auto"/>
            <w:kern w:val="2"/>
            <w:sz w:val="24"/>
            <w:szCs w:val="24"/>
            <w:lang w:val="es-CO" w:eastAsia="zh-CN" w:bidi="hi-IN"/>
          </w:rPr>
          <w:t>rique  Benedetti Navarro</w:t>
        </w:r>
      </w:ins>
    </w:p>
    <w:p>
      <w:pPr>
        <w:pStyle w:val="TextBody"/>
        <w:bidi w:val="0"/>
        <w:spacing w:lineRule="auto" w:line="343" w:before="0" w:after="140"/>
        <w:jc w:val="left"/>
        <w:rPr>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br/>
      </w:r>
    </w:p>
    <w:p>
      <w:pPr>
        <w:pStyle w:val="TextBody"/>
        <w:bidi w:val="0"/>
        <w:spacing w:lineRule="auto" w:line="343" w:before="0" w:after="140"/>
        <w:jc w:val="left"/>
        <w:rPr>
          <w:rFonts w:ascii="Liberation Serif" w:hAnsi="Liberation Serif"/>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r>
    </w:p>
    <w:p>
      <w:pPr>
        <w:pStyle w:val="TextBody"/>
        <w:bidi w:val="0"/>
        <w:spacing w:lineRule="auto" w:line="343" w:before="0" w:after="140"/>
        <w:jc w:val="left"/>
        <w:rPr>
          <w:rFonts w:ascii="Liberation Serif" w:hAnsi="Liberation Serif"/>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r>
    </w:p>
    <w:p>
      <w:pPr>
        <w:pStyle w:val="TextBody"/>
        <w:bidi w:val="0"/>
        <w:spacing w:lineRule="auto" w:line="576" w:before="0" w:after="0"/>
        <w:jc w:val="center"/>
        <w:rPr>
          <w:rFonts w:ascii="Times New Roman" w:hAnsi="Times New Roman"/>
          <w:b w:val="false"/>
          <w:b w:val="false"/>
          <w:i w:val="false"/>
          <w:i w:val="false"/>
          <w:caps w:val="false"/>
          <w:smallCaps w:val="false"/>
          <w:strike w:val="false"/>
          <w:dstrike w:val="false"/>
          <w:color w:val="000000"/>
          <w:sz w:val="28"/>
          <w:u w:val="none"/>
          <w:effect w:val="none"/>
        </w:rPr>
      </w:pPr>
      <w:r>
        <w:rPr>
          <w:rFonts w:ascii="Times New Roman" w:hAnsi="Times New Roman"/>
          <w:b w:val="false"/>
          <w:i w:val="false"/>
          <w:caps w:val="false"/>
          <w:smallCaps w:val="false"/>
          <w:strike w:val="false"/>
          <w:dstrike w:val="false"/>
          <w:color w:val="000000"/>
          <w:sz w:val="28"/>
          <w:u w:val="none"/>
          <w:effect w:val="none"/>
        </w:rPr>
        <w:t>CORPORACIÓN UNIFICADA NACIONAL DE EDUCACIÓN SUPERIOR</w:t>
      </w:r>
    </w:p>
    <w:p>
      <w:pPr>
        <w:pStyle w:val="TextBody"/>
        <w:bidi w:val="0"/>
        <w:spacing w:lineRule="auto" w:line="576" w:before="0" w:after="0"/>
        <w:jc w:val="center"/>
        <w:rPr>
          <w:rFonts w:ascii="Times New Roman" w:hAnsi="Times New Roman"/>
          <w:b w:val="false"/>
          <w:b w:val="false"/>
          <w:i w:val="false"/>
          <w:i w:val="false"/>
          <w:caps w:val="false"/>
          <w:smallCaps w:val="false"/>
          <w:strike w:val="false"/>
          <w:dstrike w:val="false"/>
          <w:color w:val="000000"/>
          <w:sz w:val="28"/>
          <w:u w:val="none"/>
          <w:effect w:val="none"/>
        </w:rPr>
      </w:pPr>
      <w:r>
        <w:rPr>
          <w:rFonts w:ascii="Times New Roman" w:hAnsi="Times New Roman"/>
          <w:b w:val="false"/>
          <w:i w:val="false"/>
          <w:caps w:val="false"/>
          <w:smallCaps w:val="false"/>
          <w:strike w:val="false"/>
          <w:dstrike w:val="false"/>
          <w:color w:val="000000"/>
          <w:sz w:val="28"/>
          <w:u w:val="none"/>
          <w:effect w:val="none"/>
        </w:rPr>
        <w:t>INGENIERÍA DE SISTEMAS</w:t>
      </w:r>
    </w:p>
    <w:p>
      <w:pPr>
        <w:pStyle w:val="TextBody"/>
        <w:bidi w:val="0"/>
        <w:spacing w:lineRule="auto" w:line="576" w:before="0" w:after="0"/>
        <w:jc w:val="center"/>
        <w:rPr>
          <w:rFonts w:ascii="Times New Roman" w:hAnsi="Times New Roman"/>
          <w:b w:val="false"/>
          <w:b w:val="false"/>
          <w:i w:val="false"/>
          <w:i w:val="false"/>
          <w:caps w:val="false"/>
          <w:smallCaps w:val="false"/>
          <w:strike w:val="false"/>
          <w:dstrike w:val="false"/>
          <w:color w:val="000000"/>
          <w:sz w:val="28"/>
          <w:u w:val="none"/>
          <w:effect w:val="none"/>
        </w:rPr>
      </w:pPr>
      <w:r>
        <w:rPr>
          <w:rFonts w:ascii="Times New Roman" w:hAnsi="Times New Roman"/>
          <w:b w:val="false"/>
          <w:i w:val="false"/>
          <w:caps w:val="false"/>
          <w:smallCaps w:val="false"/>
          <w:strike w:val="false"/>
          <w:dstrike w:val="false"/>
          <w:color w:val="000000"/>
          <w:sz w:val="28"/>
          <w:u w:val="none"/>
          <w:effect w:val="none"/>
        </w:rPr>
        <w:t>INGENIERÍA WEB</w:t>
      </w:r>
    </w:p>
    <w:p>
      <w:pPr>
        <w:pStyle w:val="TextBody"/>
        <w:bidi w:val="0"/>
        <w:spacing w:lineRule="auto" w:line="576" w:before="0" w:after="0"/>
        <w:jc w:val="center"/>
        <w:rPr>
          <w:rFonts w:ascii="Times New Roman" w:hAnsi="Times New Roman"/>
          <w:b w:val="false"/>
          <w:b w:val="false"/>
          <w:i w:val="false"/>
          <w:i w:val="false"/>
          <w:caps w:val="false"/>
          <w:smallCaps w:val="false"/>
          <w:strike w:val="false"/>
          <w:dstrike w:val="false"/>
          <w:color w:val="000000"/>
          <w:sz w:val="28"/>
          <w:u w:val="none"/>
          <w:effect w:val="none"/>
        </w:rPr>
      </w:pPr>
      <w:r>
        <w:rPr>
          <w:rFonts w:ascii="Times New Roman" w:hAnsi="Times New Roman"/>
          <w:b w:val="false"/>
          <w:i w:val="false"/>
          <w:caps w:val="false"/>
          <w:smallCaps w:val="false"/>
          <w:strike w:val="false"/>
          <w:dstrike w:val="false"/>
          <w:color w:val="000000"/>
          <w:sz w:val="28"/>
          <w:u w:val="none"/>
          <w:effect w:val="none"/>
        </w:rPr>
        <w:t>Bogotá D.C.</w:t>
      </w:r>
    </w:p>
    <w:p>
      <w:pPr>
        <w:pStyle w:val="TextBody"/>
        <w:bidi w:val="0"/>
        <w:spacing w:lineRule="auto" w:line="576" w:before="0" w:after="0"/>
        <w:jc w:val="center"/>
        <w:rPr>
          <w:rFonts w:ascii="Times New Roman" w:hAnsi="Times New Roman"/>
          <w:b w:val="false"/>
          <w:b w:val="false"/>
          <w:i w:val="false"/>
          <w:i w:val="false"/>
          <w:caps w:val="false"/>
          <w:smallCaps w:val="false"/>
          <w:strike w:val="false"/>
          <w:dstrike w:val="false"/>
          <w:color w:val="000000"/>
          <w:sz w:val="28"/>
          <w:u w:val="none"/>
          <w:effect w:val="none"/>
        </w:rPr>
      </w:pPr>
      <w:r>
        <w:rPr>
          <w:rFonts w:ascii="Times New Roman" w:hAnsi="Times New Roman"/>
          <w:b w:val="false"/>
          <w:i w:val="false"/>
          <w:caps w:val="false"/>
          <w:smallCaps w:val="false"/>
          <w:strike w:val="false"/>
          <w:dstrike w:val="false"/>
          <w:color w:val="000000"/>
          <w:sz w:val="28"/>
          <w:u w:val="none"/>
          <w:effect w:val="none"/>
        </w:rPr>
        <w:t>2020</w:t>
      </w:r>
      <w:r>
        <w:br w:type="page"/>
      </w:r>
    </w:p>
    <w:p>
      <w:pPr>
        <w:pStyle w:val="Normal"/>
        <w:bidi w:val="0"/>
        <w:jc w:val="center"/>
        <w:rPr>
          <w:b/>
          <w:b/>
          <w:bCs/>
        </w:rPr>
      </w:pPr>
      <w:r>
        <w:rPr>
          <w:b/>
          <w:bCs/>
        </w:rPr>
        <w:t>INTRODUCCIÓN</w:t>
      </w:r>
    </w:p>
    <w:p>
      <w:pPr>
        <w:pStyle w:val="Normal"/>
        <w:bidi w:val="0"/>
        <w:jc w:val="center"/>
        <w:rPr/>
      </w:pPr>
      <w:r>
        <w:rPr/>
      </w:r>
    </w:p>
    <w:p>
      <w:pPr>
        <w:pStyle w:val="Normal"/>
        <w:bidi w:val="0"/>
        <w:jc w:val="center"/>
        <w:rPr/>
      </w:pPr>
      <w:r>
        <w:rPr/>
      </w:r>
    </w:p>
    <w:p>
      <w:pPr>
        <w:pStyle w:val="Normal"/>
        <w:bidi w:val="0"/>
        <w:jc w:val="both"/>
        <w:rPr/>
      </w:pPr>
      <w:r>
        <w:rPr/>
        <w:t xml:space="preserve">Teniendo en cuenta las situaciones presentes de salud, se hace necesario crear un solución virtual, en la que se </w:t>
      </w:r>
      <w:del w:id="3" w:author="Unknown Author" w:date="2020-11-17T19:50:11Z">
        <w:r>
          <w:rPr/>
          <w:delText>ofrecera</w:delText>
        </w:r>
      </w:del>
      <w:ins w:id="4" w:author="Unknown Author" w:date="2020-11-17T19:50:11Z">
        <w:r>
          <w:rPr/>
          <w:t>ofrecerá</w:t>
        </w:r>
      </w:ins>
      <w:r>
        <w:rPr/>
        <w:t xml:space="preserve"> un catalogo virtual sobre </w:t>
      </w:r>
      <w:del w:id="5" w:author="Unknown Author" w:date="2020-11-17T19:50:21Z">
        <w:r>
          <w:rPr/>
          <w:delText>prendas de vestir</w:delText>
        </w:r>
      </w:del>
      <w:ins w:id="6" w:author="Unknown Author" w:date="2020-11-17T19:50:21Z">
        <w:r>
          <w:rPr/>
          <w:t>tecnologia</w:t>
        </w:r>
      </w:ins>
      <w:r>
        <w:rPr/>
        <w:t xml:space="preserve">, así dar una reinvención a este negocio. Este desarrollo </w:t>
      </w:r>
      <w:del w:id="7" w:author="Unknown Author" w:date="2020-11-17T19:50:36Z">
        <w:r>
          <w:rPr/>
          <w:delText>ofrecera</w:delText>
        </w:r>
      </w:del>
      <w:ins w:id="8" w:author="Unknown Author" w:date="2020-11-17T19:50:36Z">
        <w:r>
          <w:rPr/>
          <w:t>le dara</w:t>
        </w:r>
      </w:ins>
      <w:r>
        <w:rPr/>
        <w:t xml:space="preserve"> nuevas posibilidades al comerciante, para ofrecer sus productos, control de los clientes, ventas y ganancias. Sera un software desarrollado a la medida del usuario.</w:t>
      </w:r>
      <w:r>
        <w:br w:type="page"/>
      </w:r>
    </w:p>
    <w:p>
      <w:pPr>
        <w:pStyle w:val="Normal"/>
        <w:bidi w:val="0"/>
        <w:jc w:val="left"/>
        <w:rPr/>
      </w:pPr>
      <w:r>
        <w:rPr/>
      </w:r>
    </w:p>
    <w:p>
      <w:pPr>
        <w:pStyle w:val="Normal"/>
        <w:bidi w:val="0"/>
        <w:jc w:val="center"/>
        <w:rPr>
          <w:b/>
          <w:b/>
          <w:bCs/>
        </w:rPr>
      </w:pPr>
      <w:r>
        <w:rPr>
          <w:b/>
          <w:bCs/>
        </w:rPr>
        <w:t>OBJETIVO GENERAL</w:t>
      </w:r>
    </w:p>
    <w:p>
      <w:pPr>
        <w:pStyle w:val="Normal"/>
        <w:bidi w:val="0"/>
        <w:jc w:val="center"/>
        <w:rPr>
          <w:b/>
          <w:b/>
          <w:bCs/>
        </w:rPr>
      </w:pPr>
      <w:r>
        <w:rPr>
          <w:b/>
          <w:bCs/>
        </w:rPr>
      </w:r>
    </w:p>
    <w:p>
      <w:pPr>
        <w:pStyle w:val="Normal"/>
        <w:bidi w:val="0"/>
        <w:jc w:val="center"/>
        <w:rPr>
          <w:b/>
          <w:b/>
          <w:bCs/>
        </w:rPr>
      </w:pPr>
      <w:r>
        <w:rPr>
          <w:b/>
          <w:bCs/>
        </w:rPr>
      </w:r>
    </w:p>
    <w:p>
      <w:pPr>
        <w:pStyle w:val="Normal"/>
        <w:bidi w:val="0"/>
        <w:jc w:val="both"/>
        <w:rPr/>
      </w:pPr>
      <w:r>
        <w:rPr>
          <w:b w:val="false"/>
          <w:bCs w:val="false"/>
        </w:rPr>
        <w:t>Se desarrollara una aplicación  a la medida del clientes, que promocione las prendas de vestir que maneja el cliente, también podrá revisar el catalogo en linea y realizar compras al por mayor o al detal, lo que ofrecerá al usuario información en tiempo real.</w:t>
      </w:r>
    </w:p>
    <w:p>
      <w:pPr>
        <w:pStyle w:val="Normal"/>
        <w:bidi w:val="0"/>
        <w:jc w:val="left"/>
        <w:rPr>
          <w:b w:val="false"/>
          <w:b w:val="false"/>
          <w:bCs w:val="false"/>
        </w:rPr>
      </w:pPr>
      <w:r>
        <w:rPr>
          <w:b w:val="false"/>
          <w:bCs w:val="false"/>
        </w:rPr>
      </w:r>
    </w:p>
    <w:p>
      <w:pPr>
        <w:pStyle w:val="Normal"/>
        <w:bidi w:val="0"/>
        <w:jc w:val="center"/>
        <w:rPr/>
      </w:pPr>
      <w:r>
        <w:rPr/>
      </w:r>
    </w:p>
    <w:p>
      <w:pPr>
        <w:pStyle w:val="Normal"/>
        <w:bidi w:val="0"/>
        <w:jc w:val="left"/>
        <w:rPr/>
      </w:pPr>
      <w:r>
        <w:rPr/>
      </w:r>
    </w:p>
    <w:p>
      <w:pPr>
        <w:pStyle w:val="Normal"/>
        <w:bidi w:val="0"/>
        <w:jc w:val="left"/>
        <w:rPr/>
      </w:pPr>
      <w:r>
        <w:rPr/>
      </w:r>
      <w:r>
        <w:br w:type="page"/>
      </w:r>
    </w:p>
    <w:p>
      <w:pPr>
        <w:pStyle w:val="Normal"/>
        <w:bidi w:val="0"/>
        <w:jc w:val="center"/>
        <w:rPr>
          <w:b/>
          <w:b/>
          <w:bCs/>
        </w:rPr>
      </w:pPr>
      <w:r>
        <w:rPr>
          <w:b/>
          <w:bCs/>
        </w:rPr>
        <w:t>OBJETIVOS ESPECÍFICOS</w:t>
      </w:r>
    </w:p>
    <w:p>
      <w:pPr>
        <w:pStyle w:val="Normal"/>
        <w:bidi w:val="0"/>
        <w:jc w:val="center"/>
        <w:rPr>
          <w:b/>
          <w:b/>
          <w:bCs/>
        </w:rPr>
      </w:pPr>
      <w:r>
        <w:rPr>
          <w:b/>
          <w:bCs/>
        </w:rPr>
      </w:r>
    </w:p>
    <w:p>
      <w:pPr>
        <w:pStyle w:val="Normal"/>
        <w:numPr>
          <w:ilvl w:val="0"/>
          <w:numId w:val="0"/>
        </w:numPr>
        <w:bidi w:val="0"/>
        <w:ind w:left="720" w:hanging="0"/>
        <w:jc w:val="left"/>
        <w:rPr>
          <w:b/>
          <w:b/>
          <w:bCs/>
        </w:rPr>
      </w:pPr>
      <w:r>
        <w:rPr>
          <w:b/>
          <w:bCs/>
        </w:rPr>
      </w:r>
    </w:p>
    <w:p>
      <w:pPr>
        <w:pStyle w:val="Normal"/>
        <w:numPr>
          <w:ilvl w:val="0"/>
          <w:numId w:val="1"/>
        </w:numPr>
        <w:bidi w:val="0"/>
        <w:jc w:val="left"/>
        <w:rPr/>
      </w:pPr>
      <w:r>
        <w:rPr>
          <w:b w:val="false"/>
          <w:bCs w:val="false"/>
        </w:rPr>
        <w:t>Desarrollar la aplicación, como modelo de negocio web, teniendo conexión a un motor de base de datos.</w:t>
      </w:r>
    </w:p>
    <w:p>
      <w:pPr>
        <w:pStyle w:val="Normal"/>
        <w:numPr>
          <w:ilvl w:val="0"/>
          <w:numId w:val="1"/>
        </w:numPr>
        <w:bidi w:val="0"/>
        <w:jc w:val="left"/>
        <w:rPr>
          <w:b w:val="false"/>
          <w:b w:val="false"/>
          <w:bCs w:val="false"/>
        </w:rPr>
      </w:pPr>
      <w:r>
        <w:rPr>
          <w:b w:val="false"/>
          <w:bCs w:val="false"/>
        </w:rPr>
        <w:t>Evaluar la utilidad del uso del software teniendo en cuenta variables como inversión económica, eficiencia del sistema.</w:t>
      </w:r>
    </w:p>
    <w:p>
      <w:pPr>
        <w:pStyle w:val="Normal"/>
        <w:numPr>
          <w:ilvl w:val="0"/>
          <w:numId w:val="0"/>
        </w:numPr>
        <w:bidi w:val="0"/>
        <w:ind w:left="720" w:hanging="0"/>
        <w:jc w:val="left"/>
        <w:rPr>
          <w:b/>
          <w:b/>
          <w:bCs/>
        </w:rPr>
      </w:pPr>
      <w:r>
        <w:rPr>
          <w:b/>
          <w:bCs/>
        </w:rPr>
      </w:r>
    </w:p>
    <w:p>
      <w:pPr>
        <w:pStyle w:val="Normal"/>
        <w:bidi w:val="0"/>
        <w:jc w:val="center"/>
        <w:rPr>
          <w:b/>
          <w:b/>
          <w:bCs/>
        </w:rPr>
      </w:pPr>
      <w:r>
        <w:rPr>
          <w:b/>
          <w:bCs/>
        </w:rPr>
      </w:r>
    </w:p>
    <w:p>
      <w:pPr>
        <w:pStyle w:val="Normal"/>
        <w:bidi w:val="0"/>
        <w:jc w:val="center"/>
        <w:rPr>
          <w:b/>
          <w:b/>
          <w:bCs/>
        </w:rPr>
      </w:pPr>
      <w:r>
        <w:rPr>
          <w:b/>
          <w:bCs/>
        </w:rPr>
      </w:r>
    </w:p>
    <w:p>
      <w:pPr>
        <w:pStyle w:val="Normal"/>
        <w:bidi w:val="0"/>
        <w:jc w:val="center"/>
        <w:rPr>
          <w:b/>
          <w:b/>
          <w:bCs/>
        </w:rPr>
      </w:pPr>
      <w:r>
        <w:rPr>
          <w:b/>
          <w:bCs/>
        </w:rPr>
      </w:r>
    </w:p>
    <w:p>
      <w:pPr>
        <w:pStyle w:val="Normal"/>
        <w:bidi w:val="0"/>
        <w:jc w:val="left"/>
        <w:rPr>
          <w:b/>
          <w:b/>
          <w:bCs/>
        </w:rPr>
      </w:pPr>
      <w:r>
        <w:rPr>
          <w:b/>
          <w:bCs/>
        </w:rPr>
      </w:r>
      <w:r>
        <w:br w:type="page"/>
      </w:r>
    </w:p>
    <w:p>
      <w:pPr>
        <w:pStyle w:val="Normal"/>
        <w:bidi w:val="0"/>
        <w:jc w:val="center"/>
        <w:rPr>
          <w:b/>
          <w:b/>
          <w:bCs/>
        </w:rPr>
      </w:pPr>
      <w:r>
        <w:rPr>
          <w:b/>
          <w:bCs/>
        </w:rPr>
        <w:t>REQUERIMIENTO  FUNCIONALES</w:t>
      </w:r>
    </w:p>
    <w:p>
      <w:pPr>
        <w:pStyle w:val="Normal"/>
        <w:bidi w:val="0"/>
        <w:jc w:val="center"/>
        <w:rPr>
          <w:b/>
          <w:b/>
          <w:bCs/>
        </w:rPr>
      </w:pPr>
      <w:r>
        <w:rPr>
          <w:b/>
          <w:bCs/>
        </w:rPr>
      </w:r>
    </w:p>
    <w:p>
      <w:pPr>
        <w:pStyle w:val="Normal"/>
        <w:bidi w:val="0"/>
        <w:jc w:val="both"/>
        <w:rPr>
          <w:b/>
          <w:b/>
          <w:bCs/>
        </w:rPr>
      </w:pPr>
      <w:r>
        <w:rPr>
          <w:b/>
          <w:bCs/>
        </w:rPr>
        <w:t>Requerimientos de Proceso</w:t>
      </w:r>
    </w:p>
    <w:p>
      <w:pPr>
        <w:pStyle w:val="Normal"/>
        <w:bidi w:val="0"/>
        <w:jc w:val="center"/>
        <w:rPr>
          <w:b/>
          <w:b/>
          <w:bCs/>
        </w:rPr>
      </w:pPr>
      <w:r>
        <w:rPr>
          <w:b/>
          <w:bCs/>
        </w:rPr>
      </w:r>
    </w:p>
    <w:p>
      <w:pPr>
        <w:pStyle w:val="Normal"/>
        <w:bidi w:val="0"/>
        <w:jc w:val="center"/>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1</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Requerimiento de proceso</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Consulta de productos existentes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Se </w:t>
            </w:r>
            <w:del w:id="9" w:author="Unknown Author" w:date="2020-11-17T19:51:14Z">
              <w:r>
                <w:rPr>
                  <w:b w:val="false"/>
                  <w:bCs w:val="false"/>
                  <w:i w:val="false"/>
                  <w:iCs w:val="false"/>
                  <w:strike w:val="false"/>
                  <w:dstrike w:val="false"/>
                  <w:outline w:val="false"/>
                  <w:shadow w:val="false"/>
                  <w:color w:val="000000"/>
                  <w:sz w:val="24"/>
                  <w:szCs w:val="24"/>
                  <w:u w:val="none"/>
                </w:rPr>
                <w:delText>podra</w:delText>
              </w:r>
            </w:del>
            <w:ins w:id="10" w:author="Unknown Author" w:date="2020-11-17T19:51:14Z">
              <w:r>
                <w:rPr>
                  <w:b w:val="false"/>
                  <w:bCs w:val="false"/>
                  <w:i w:val="false"/>
                  <w:iCs w:val="false"/>
                  <w:strike w:val="false"/>
                  <w:dstrike w:val="false"/>
                  <w:outline w:val="false"/>
                  <w:shadow w:val="false"/>
                  <w:color w:val="000000"/>
                  <w:sz w:val="24"/>
                  <w:szCs w:val="24"/>
                  <w:u w:val="none"/>
                </w:rPr>
                <w:t>podrá</w:t>
              </w:r>
            </w:ins>
            <w:r>
              <w:rPr>
                <w:b w:val="false"/>
                <w:bCs w:val="false"/>
                <w:i w:val="false"/>
                <w:iCs w:val="false"/>
                <w:strike w:val="false"/>
                <w:dstrike w:val="false"/>
                <w:outline w:val="false"/>
                <w:shadow w:val="false"/>
                <w:color w:val="000000"/>
                <w:sz w:val="24"/>
                <w:szCs w:val="24"/>
                <w:u w:val="none"/>
              </w:rPr>
              <w:t xml:space="preserve"> ver los productos disponibles </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aplicación mostrar los productos actuales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pPr>
            <w:r>
              <w:rPr>
                <w:b w:val="false"/>
                <w:bCs w:val="false"/>
                <w:i w:val="false"/>
                <w:iCs w:val="false"/>
                <w:strike w:val="false"/>
                <w:dstrike w:val="false"/>
                <w:outline w:val="false"/>
                <w:shadow w:val="false"/>
                <w:color w:val="000000"/>
                <w:sz w:val="24"/>
                <w:szCs w:val="24"/>
                <w:u w:val="none"/>
              </w:rPr>
              <w:t>Productos del catalogo</w:t>
            </w:r>
          </w:p>
        </w:tc>
      </w:tr>
    </w:tbl>
    <w:p>
      <w:pPr>
        <w:pStyle w:val="Normal"/>
        <w:bidi w:val="0"/>
        <w:ind w:left="0" w:right="0" w:hanging="720"/>
        <w:jc w:val="center"/>
        <w:rPr>
          <w:b/>
          <w:b/>
          <w:bCs/>
        </w:rPr>
      </w:pPr>
      <w:r>
        <w:rPr>
          <w:b/>
          <w:bCs/>
        </w:rPr>
      </w:r>
    </w:p>
    <w:p>
      <w:pPr>
        <w:pStyle w:val="Normal"/>
        <w:bidi w:val="0"/>
        <w:jc w:val="center"/>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2</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Requerimiento de proceso</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Se podrán agregar productos nuevos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Se podrán agregar otros productos </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La aplicación mostrar las categorías de los productos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Productos del catalogo</w:t>
            </w:r>
          </w:p>
        </w:tc>
      </w:tr>
    </w:tbl>
    <w:p>
      <w:pPr>
        <w:pStyle w:val="Normal"/>
        <w:bidi w:val="0"/>
        <w:ind w:left="0" w:right="0" w:hanging="720"/>
        <w:jc w:val="center"/>
        <w:rPr>
          <w:b/>
          <w:b/>
          <w:bCs/>
        </w:rPr>
      </w:pPr>
      <w:r>
        <w:rPr>
          <w:b/>
          <w:bCs/>
        </w:rPr>
      </w:r>
    </w:p>
    <w:p>
      <w:pPr>
        <w:pStyle w:val="Normal"/>
        <w:bidi w:val="0"/>
        <w:jc w:val="center"/>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3</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Requerimiento de proceso</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Se </w:t>
            </w:r>
            <w:del w:id="11" w:author="Unknown Author" w:date="2020-11-17T19:51:17Z">
              <w:r>
                <w:rPr>
                  <w:b w:val="false"/>
                  <w:bCs w:val="false"/>
                  <w:i w:val="false"/>
                  <w:iCs w:val="false"/>
                  <w:strike w:val="false"/>
                  <w:dstrike w:val="false"/>
                  <w:outline w:val="false"/>
                  <w:shadow w:val="false"/>
                  <w:color w:val="000000"/>
                  <w:sz w:val="24"/>
                  <w:szCs w:val="24"/>
                  <w:u w:val="none"/>
                </w:rPr>
                <w:delText>podran</w:delText>
              </w:r>
            </w:del>
            <w:ins w:id="12" w:author="Unknown Author" w:date="2020-11-17T19:51:17Z">
              <w:r>
                <w:rPr>
                  <w:b w:val="false"/>
                  <w:bCs w:val="false"/>
                  <w:i w:val="false"/>
                  <w:iCs w:val="false"/>
                  <w:strike w:val="false"/>
                  <w:dstrike w:val="false"/>
                  <w:outline w:val="false"/>
                  <w:shadow w:val="false"/>
                  <w:color w:val="000000"/>
                  <w:sz w:val="24"/>
                  <w:szCs w:val="24"/>
                  <w:u w:val="none"/>
                </w:rPr>
                <w:t>podrán</w:t>
              </w:r>
            </w:ins>
            <w:r>
              <w:rPr>
                <w:b w:val="false"/>
                <w:bCs w:val="false"/>
                <w:i w:val="false"/>
                <w:iCs w:val="false"/>
                <w:strike w:val="false"/>
                <w:dstrike w:val="false"/>
                <w:outline w:val="false"/>
                <w:shadow w:val="false"/>
                <w:color w:val="000000"/>
                <w:sz w:val="24"/>
                <w:szCs w:val="24"/>
                <w:u w:val="none"/>
              </w:rPr>
              <w:t xml:space="preserve"> eliminar los productos disponibles </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Se </w:t>
            </w:r>
            <w:del w:id="13" w:author="Unknown Author" w:date="2020-11-17T19:51:19Z">
              <w:r>
                <w:rPr>
                  <w:b w:val="false"/>
                  <w:bCs w:val="false"/>
                  <w:i w:val="false"/>
                  <w:iCs w:val="false"/>
                  <w:strike w:val="false"/>
                  <w:dstrike w:val="false"/>
                  <w:outline w:val="false"/>
                  <w:shadow w:val="false"/>
                  <w:color w:val="000000"/>
                  <w:sz w:val="24"/>
                  <w:szCs w:val="24"/>
                  <w:u w:val="none"/>
                </w:rPr>
                <w:delText>podran</w:delText>
              </w:r>
            </w:del>
            <w:ins w:id="14" w:author="Unknown Author" w:date="2020-11-17T19:51:19Z">
              <w:r>
                <w:rPr>
                  <w:b w:val="false"/>
                  <w:bCs w:val="false"/>
                  <w:i w:val="false"/>
                  <w:iCs w:val="false"/>
                  <w:strike w:val="false"/>
                  <w:dstrike w:val="false"/>
                  <w:outline w:val="false"/>
                  <w:shadow w:val="false"/>
                  <w:color w:val="000000"/>
                  <w:sz w:val="24"/>
                  <w:szCs w:val="24"/>
                  <w:u w:val="none"/>
                </w:rPr>
                <w:t>podrán</w:t>
              </w:r>
            </w:ins>
            <w:r>
              <w:rPr>
                <w:b w:val="false"/>
                <w:bCs w:val="false"/>
                <w:i w:val="false"/>
                <w:iCs w:val="false"/>
                <w:strike w:val="false"/>
                <w:dstrike w:val="false"/>
                <w:outline w:val="false"/>
                <w:shadow w:val="false"/>
                <w:color w:val="000000"/>
                <w:sz w:val="24"/>
                <w:szCs w:val="24"/>
                <w:u w:val="none"/>
              </w:rPr>
              <w:t xml:space="preserve"> eliminar productos disponibles </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La aplicación mostrar las categorías de los productos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Productos del catalogo</w:t>
            </w:r>
          </w:p>
        </w:tc>
      </w:tr>
    </w:tbl>
    <w:p>
      <w:pPr>
        <w:pStyle w:val="Normal"/>
        <w:bidi w:val="0"/>
        <w:ind w:left="0" w:right="0" w:hanging="720"/>
        <w:jc w:val="center"/>
        <w:rPr>
          <w:b/>
          <w:b/>
          <w:bCs/>
        </w:rPr>
      </w:pPr>
      <w:r>
        <w:rPr>
          <w:b/>
          <w:bCs/>
        </w:rPr>
      </w:r>
    </w:p>
    <w:p>
      <w:pPr>
        <w:pStyle w:val="Normal"/>
        <w:bidi w:val="0"/>
        <w:ind w:left="0" w:right="0" w:hanging="720"/>
        <w:jc w:val="center"/>
        <w:rPr>
          <w:b/>
          <w:b/>
          <w:bCs/>
        </w:rPr>
      </w:pPr>
      <w:r>
        <w:rPr>
          <w:b/>
          <w:bCs/>
        </w:rPr>
      </w:r>
    </w:p>
    <w:p>
      <w:pPr>
        <w:pStyle w:val="Normal"/>
        <w:bidi w:val="0"/>
        <w:jc w:val="both"/>
        <w:rPr/>
      </w:pPr>
      <w:r>
        <w:rPr>
          <w:b/>
          <w:bCs/>
        </w:rPr>
        <w:t>Requerimientos de Interfaz Grafica</w:t>
      </w:r>
    </w:p>
    <w:p>
      <w:pPr>
        <w:pStyle w:val="Normal"/>
        <w:bidi w:val="0"/>
        <w:jc w:val="both"/>
        <w:rPr>
          <w:b/>
          <w:b/>
          <w:bCs/>
        </w:rPr>
      </w:pPr>
      <w:r>
        <w:rPr>
          <w:b/>
          <w:bCs/>
        </w:rPr>
      </w:r>
    </w:p>
    <w:p>
      <w:pPr>
        <w:pStyle w:val="Normal"/>
        <w:bidi w:val="0"/>
        <w:jc w:val="both"/>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4</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Requerimiento de interfaz grafica</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aplicación tendrá responsive desi</w:t>
            </w:r>
            <w:del w:id="15" w:author="Unknown Author" w:date="2020-11-17T19:51:28Z">
              <w:r>
                <w:rPr>
                  <w:b w:val="false"/>
                  <w:bCs w:val="false"/>
                  <w:i w:val="false"/>
                  <w:iCs w:val="false"/>
                  <w:strike w:val="false"/>
                  <w:dstrike w:val="false"/>
                  <w:outline w:val="false"/>
                  <w:shadow w:val="false"/>
                  <w:color w:val="000000"/>
                  <w:sz w:val="24"/>
                  <w:szCs w:val="24"/>
                  <w:u w:val="none"/>
                </w:rPr>
                <w:delText>n</w:delText>
              </w:r>
            </w:del>
            <w:r>
              <w:rPr>
                <w:b w:val="false"/>
                <w:bCs w:val="false"/>
                <w:i w:val="false"/>
                <w:iCs w:val="false"/>
                <w:strike w:val="false"/>
                <w:dstrike w:val="false"/>
                <w:outline w:val="false"/>
                <w:shadow w:val="false"/>
                <w:color w:val="000000"/>
                <w:sz w:val="24"/>
                <w:szCs w:val="24"/>
                <w:u w:val="none"/>
              </w:rPr>
              <w:t>g</w:t>
            </w:r>
            <w:ins w:id="16" w:author="Unknown Author" w:date="2020-11-17T19:51:29Z">
              <w:r>
                <w:rPr>
                  <w:b w:val="false"/>
                  <w:bCs w:val="false"/>
                  <w:i w:val="false"/>
                  <w:iCs w:val="false"/>
                  <w:strike w:val="false"/>
                  <w:dstrike w:val="false"/>
                  <w:outline w:val="false"/>
                  <w:shadow w:val="false"/>
                  <w:color w:val="000000"/>
                  <w:sz w:val="24"/>
                  <w:szCs w:val="24"/>
                  <w:u w:val="none"/>
                </w:rPr>
                <w:t>n</w:t>
              </w:r>
            </w:ins>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aplicación cumplirá con el responsive design</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aplicación cargara en todos los dispositivos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Comportamiento interfaz</w:t>
            </w:r>
          </w:p>
        </w:tc>
      </w:tr>
    </w:tbl>
    <w:p>
      <w:pPr>
        <w:pStyle w:val="Normal"/>
        <w:bidi w:val="0"/>
        <w:ind w:left="0" w:right="0" w:hanging="720"/>
        <w:jc w:val="center"/>
        <w:rPr>
          <w:b/>
          <w:b/>
          <w:bCs/>
        </w:rPr>
      </w:pPr>
      <w:r>
        <w:rPr>
          <w:b/>
          <w:bCs/>
        </w:rPr>
      </w:r>
    </w:p>
    <w:p>
      <w:pPr>
        <w:pStyle w:val="Normal"/>
        <w:bidi w:val="0"/>
        <w:jc w:val="center"/>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5</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Requerimiento de interfaz grafica</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aplicación validara todos los campos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La aplicación validara y distinguirá entre campos vacíos, números y letras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Todos los campos para llenar del usuario, estarán diligenciados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Validación de campos</w:t>
            </w:r>
          </w:p>
        </w:tc>
      </w:tr>
    </w:tbl>
    <w:p>
      <w:pPr>
        <w:pStyle w:val="Normal"/>
        <w:bidi w:val="0"/>
        <w:ind w:left="0" w:right="0" w:hanging="720"/>
        <w:jc w:val="center"/>
        <w:rPr>
          <w:b/>
          <w:b/>
          <w:bCs/>
        </w:rPr>
      </w:pPr>
      <w:r>
        <w:rPr>
          <w:b/>
          <w:bCs/>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b/>
          <w:bCs/>
        </w:rPr>
      </w:pPr>
      <w:r>
        <w:rPr>
          <w:b/>
          <w:bCs/>
        </w:rPr>
      </w:r>
    </w:p>
    <w:p>
      <w:pPr>
        <w:pStyle w:val="Normal"/>
        <w:bidi w:val="0"/>
        <w:jc w:val="both"/>
        <w:rPr/>
      </w:pPr>
      <w:r>
        <w:rPr>
          <w:b/>
          <w:bCs/>
        </w:rPr>
        <w:t>Requerimientos de seguridad</w:t>
      </w:r>
    </w:p>
    <w:p>
      <w:pPr>
        <w:pStyle w:val="Normal"/>
        <w:bidi w:val="0"/>
        <w:jc w:val="both"/>
        <w:rPr>
          <w:b/>
          <w:b/>
          <w:bCs/>
        </w:rPr>
      </w:pPr>
      <w:r>
        <w:rPr>
          <w:b/>
          <w:bCs/>
        </w:rPr>
      </w:r>
    </w:p>
    <w:p>
      <w:pPr>
        <w:pStyle w:val="Normal"/>
        <w:numPr>
          <w:ilvl w:val="0"/>
          <w:numId w:val="0"/>
        </w:numPr>
        <w:bidi w:val="0"/>
        <w:ind w:left="720" w:hanging="0"/>
        <w:jc w:val="both"/>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6</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Requerimiento de Seguridad</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Base de datos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Se realizara copia de los datos de la bd</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Se mantendrá copia en otro servidor de la bd, semanalmente</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Copia de seguridad</w:t>
            </w:r>
          </w:p>
        </w:tc>
      </w:tr>
    </w:tbl>
    <w:p>
      <w:pPr>
        <w:pStyle w:val="Normal"/>
        <w:bidi w:val="0"/>
        <w:ind w:left="0" w:right="0" w:hanging="720"/>
        <w:jc w:val="center"/>
        <w:rPr>
          <w:b/>
          <w:b/>
          <w:bCs/>
        </w:rPr>
      </w:pPr>
      <w:r>
        <w:rPr>
          <w:b/>
          <w:bCs/>
        </w:rPr>
      </w:r>
    </w:p>
    <w:p>
      <w:pPr>
        <w:pStyle w:val="Normal"/>
        <w:bidi w:val="0"/>
        <w:ind w:left="0" w:right="0" w:hanging="720"/>
        <w:jc w:val="center"/>
        <w:rPr>
          <w:b/>
          <w:b/>
          <w:bCs/>
        </w:rPr>
      </w:pPr>
      <w:r>
        <w:rPr>
          <w:b/>
          <w:bCs/>
        </w:rPr>
      </w:r>
    </w:p>
    <w:p>
      <w:pPr>
        <w:pStyle w:val="Normal"/>
        <w:bidi w:val="0"/>
        <w:jc w:val="both"/>
        <w:rPr/>
      </w:pPr>
      <w:r>
        <w:rPr>
          <w:b/>
          <w:bCs/>
        </w:rPr>
        <w:t>Requerimientos de Interfaz externa</w:t>
      </w:r>
    </w:p>
    <w:p>
      <w:pPr>
        <w:pStyle w:val="Normal"/>
        <w:bidi w:val="0"/>
        <w:jc w:val="both"/>
        <w:rPr>
          <w:b/>
          <w:b/>
          <w:bCs/>
        </w:rPr>
      </w:pPr>
      <w:r>
        <w:rPr>
          <w:b/>
          <w:bCs/>
        </w:rPr>
      </w:r>
    </w:p>
    <w:p>
      <w:pPr>
        <w:pStyle w:val="Normal"/>
        <w:bidi w:val="0"/>
        <w:jc w:val="both"/>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7</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Requerimiento de Interfaz externa</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 catalogo no tendrá conexión con otras interfaces externas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El catalogo no contara con conexión a otra interfaces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Conexión a otras interfaces</w:t>
            </w:r>
          </w:p>
        </w:tc>
      </w:tr>
    </w:tbl>
    <w:p>
      <w:pPr>
        <w:pStyle w:val="Normal"/>
        <w:bidi w:val="0"/>
        <w:jc w:val="both"/>
        <w:rPr>
          <w:b/>
          <w:b/>
          <w:bCs/>
        </w:rPr>
      </w:pPr>
      <w:r>
        <w:rPr>
          <w:b/>
          <w:bCs/>
        </w:rPr>
      </w:r>
    </w:p>
    <w:p>
      <w:pPr>
        <w:pStyle w:val="Normal"/>
        <w:numPr>
          <w:ilvl w:val="0"/>
          <w:numId w:val="0"/>
        </w:numPr>
        <w:bidi w:val="0"/>
        <w:ind w:left="720" w:right="0" w:hanging="0"/>
        <w:jc w:val="left"/>
        <w:rPr>
          <w:b/>
          <w:b/>
          <w:bCs/>
        </w:rPr>
      </w:pPr>
      <w:r>
        <w:rPr>
          <w:b/>
          <w:bCs/>
        </w:rPr>
      </w:r>
    </w:p>
    <w:p>
      <w:pPr>
        <w:pStyle w:val="Normal"/>
        <w:bidi w:val="0"/>
        <w:jc w:val="center"/>
        <w:rPr>
          <w:b/>
          <w:b/>
          <w:bCs/>
        </w:rPr>
      </w:pPr>
      <w:r>
        <w:rPr>
          <w:b/>
          <w:bCs/>
        </w:rPr>
      </w:r>
    </w:p>
    <w:p>
      <w:pPr>
        <w:pStyle w:val="Normal"/>
        <w:bidi w:val="0"/>
        <w:jc w:val="center"/>
        <w:rPr>
          <w:b/>
          <w:b/>
          <w:bCs/>
        </w:rPr>
      </w:pPr>
      <w:r>
        <w:rPr>
          <w:b/>
          <w:bCs/>
        </w:rPr>
        <w:t>REQUERIMIENTOS  NO FUNCIONALES</w:t>
      </w:r>
    </w:p>
    <w:p>
      <w:pPr>
        <w:pStyle w:val="Normal"/>
        <w:bidi w:val="0"/>
        <w:jc w:val="center"/>
        <w:rPr>
          <w:b/>
          <w:b/>
          <w:bCs/>
        </w:rPr>
      </w:pPr>
      <w:r>
        <w:rPr>
          <w:b/>
          <w:bCs/>
        </w:rPr>
      </w:r>
    </w:p>
    <w:p>
      <w:pPr>
        <w:pStyle w:val="Normal"/>
        <w:bidi w:val="0"/>
        <w:jc w:val="left"/>
        <w:rPr>
          <w:b/>
          <w:b/>
          <w:bCs/>
        </w:rPr>
      </w:pPr>
      <w:r>
        <w:rPr>
          <w:b/>
          <w:bCs/>
        </w:rPr>
      </w:r>
    </w:p>
    <w:p>
      <w:pPr>
        <w:pStyle w:val="Normal"/>
        <w:bidi w:val="0"/>
        <w:jc w:val="center"/>
        <w:rPr>
          <w:b/>
          <w:b/>
          <w:bCs/>
        </w:rPr>
      </w:pPr>
      <w:r>
        <w:rPr>
          <w:b/>
          <w:bCs/>
        </w:rPr>
      </w:r>
    </w:p>
    <w:p>
      <w:pPr>
        <w:pStyle w:val="Normal"/>
        <w:bidi w:val="0"/>
        <w:jc w:val="both"/>
        <w:rPr>
          <w:b/>
          <w:b/>
          <w:bCs/>
        </w:rPr>
      </w:pPr>
      <w:r>
        <w:rPr>
          <w:b/>
          <w:bCs/>
        </w:rPr>
        <w:t>Requerimientos de Eficiencia</w:t>
      </w:r>
    </w:p>
    <w:p>
      <w:pPr>
        <w:pStyle w:val="Normal"/>
        <w:bidi w:val="0"/>
        <w:jc w:val="both"/>
        <w:rPr>
          <w:b w:val="false"/>
          <w:b w:val="false"/>
          <w:bCs w:val="false"/>
        </w:rPr>
      </w:pPr>
      <w:r>
        <w:rPr>
          <w:b w:val="false"/>
          <w:bCs w:val="false"/>
        </w:rPr>
      </w:r>
    </w:p>
    <w:p>
      <w:pPr>
        <w:pStyle w:val="Normal"/>
        <w:bidi w:val="0"/>
        <w:jc w:val="both"/>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8</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Requerimiento de eficiencia</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Respuesta de la base de datos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Los datos modificados en la base de datos deberán ser actualizados en un tiempo de 10 segundos máximo</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Rendimiento de la base de datos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Rendimiento de la base de datos</w:t>
            </w:r>
          </w:p>
        </w:tc>
      </w:tr>
    </w:tbl>
    <w:p>
      <w:pPr>
        <w:pStyle w:val="Normal"/>
        <w:bidi w:val="0"/>
        <w:jc w:val="both"/>
        <w:rPr>
          <w:b w:val="false"/>
          <w:b w:val="false"/>
          <w:bCs w:val="false"/>
        </w:rPr>
      </w:pPr>
      <w:r>
        <w:rPr>
          <w:b w:val="false"/>
          <w:bCs w:val="false"/>
        </w:rPr>
      </w:r>
    </w:p>
    <w:p>
      <w:pPr>
        <w:pStyle w:val="Normal"/>
        <w:bidi w:val="0"/>
        <w:jc w:val="both"/>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9</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Requerimiento de eficiencia</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Ingreso al sistema</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 catalogo deberá responder al usuario en el momento de la solicitud y/o asignación en 5 segundos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Tiempo de espera</w:t>
            </w:r>
          </w:p>
        </w:tc>
      </w:tr>
    </w:tbl>
    <w:p>
      <w:pPr>
        <w:pStyle w:val="Normal"/>
        <w:bidi w:val="0"/>
        <w:jc w:val="both"/>
        <w:rPr>
          <w:b w:val="false"/>
          <w:b w:val="false"/>
          <w:bCs w:val="false"/>
        </w:rPr>
      </w:pPr>
      <w:r>
        <w:rPr>
          <w:b w:val="false"/>
          <w:bCs w:val="false"/>
        </w:rPr>
      </w:r>
    </w:p>
    <w:p>
      <w:pPr>
        <w:pStyle w:val="Normal"/>
        <w:numPr>
          <w:ilvl w:val="0"/>
          <w:numId w:val="0"/>
        </w:numPr>
        <w:bidi w:val="0"/>
        <w:ind w:left="720" w:hanging="0"/>
        <w:jc w:val="both"/>
        <w:rPr>
          <w:b w:val="false"/>
          <w:b w:val="false"/>
          <w:bCs w:val="false"/>
        </w:rPr>
      </w:pPr>
      <w:r>
        <w:rPr>
          <w:b w:val="false"/>
          <w:bCs w:val="false"/>
        </w:rPr>
      </w:r>
    </w:p>
    <w:p>
      <w:pPr>
        <w:pStyle w:val="Normal"/>
        <w:bidi w:val="0"/>
        <w:jc w:val="both"/>
        <w:rPr>
          <w:b/>
          <w:b/>
          <w:bCs/>
        </w:rPr>
      </w:pPr>
      <w:r>
        <w:rPr>
          <w:b/>
          <w:bCs/>
        </w:rPr>
      </w:r>
    </w:p>
    <w:p>
      <w:pPr>
        <w:pStyle w:val="Normal"/>
        <w:bidi w:val="0"/>
        <w:jc w:val="both"/>
        <w:rPr/>
      </w:pPr>
      <w:r>
        <w:rPr>
          <w:b/>
          <w:bCs/>
        </w:rPr>
        <w:t>Requerimientos de Seguridad lógica y de la información</w:t>
      </w:r>
    </w:p>
    <w:p>
      <w:pPr>
        <w:pStyle w:val="Normal"/>
        <w:bidi w:val="0"/>
        <w:jc w:val="both"/>
        <w:rPr>
          <w:b/>
          <w:b/>
          <w:bCs/>
        </w:rPr>
      </w:pPr>
      <w:r>
        <w:rPr>
          <w:b/>
          <w:bCs/>
        </w:rPr>
      </w:r>
    </w:p>
    <w:p>
      <w:pPr>
        <w:pStyle w:val="Normal"/>
        <w:bidi w:val="0"/>
        <w:jc w:val="both"/>
        <w:rPr>
          <w:b/>
          <w:b/>
          <w:bCs/>
        </w:rPr>
      </w:pPr>
      <w:r>
        <w:rPr>
          <w:b/>
          <w:bCs/>
        </w:rPr>
      </w:r>
    </w:p>
    <w:tbl>
      <w:tblPr>
        <w:tblW w:w="9975" w:type="dxa"/>
        <w:jc w:val="left"/>
        <w:tblInd w:w="55" w:type="dxa"/>
        <w:tblCellMar>
          <w:top w:w="55" w:type="dxa"/>
          <w:left w:w="55" w:type="dxa"/>
          <w:bottom w:w="55" w:type="dxa"/>
          <w:right w:w="55" w:type="dxa"/>
        </w:tblCellMar>
      </w:tblPr>
      <w:tblGrid>
        <w:gridCol w:w="3599"/>
        <w:gridCol w:w="6375"/>
      </w:tblGrid>
      <w:tr>
        <w:trPr/>
        <w:tc>
          <w:tcPr>
            <w:tcW w:w="9974" w:type="dxa"/>
            <w:gridSpan w:val="2"/>
            <w:tcBorders>
              <w:top w:val="single" w:sz="4" w:space="0" w:color="000000"/>
              <w:left w:val="single" w:sz="4" w:space="0" w:color="000000"/>
              <w:bottom w:val="single" w:sz="4" w:space="0" w:color="000000"/>
              <w:right w:val="single" w:sz="4" w:space="0" w:color="000000"/>
            </w:tcBorders>
          </w:tcPr>
          <w:p>
            <w:pPr>
              <w:pStyle w:val="TableContents"/>
              <w:bidi w:val="0"/>
              <w:jc w:val="center"/>
              <w:rPr/>
            </w:pPr>
            <w:r>
              <w:rPr>
                <w:b/>
                <w:bCs/>
                <w:i w:val="false"/>
                <w:iCs w:val="false"/>
                <w:strike w:val="false"/>
                <w:dstrike w:val="false"/>
                <w:outline w:val="false"/>
                <w:shadow w:val="false"/>
                <w:color w:val="000000"/>
                <w:sz w:val="24"/>
                <w:szCs w:val="24"/>
                <w:u w:val="none"/>
              </w:rPr>
              <w:t>REQUERIMIENTO 10</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CATEGORÍA</w:t>
            </w:r>
          </w:p>
        </w:tc>
        <w:tc>
          <w:tcPr>
            <w:tcW w:w="6375" w:type="dxa"/>
            <w:tcBorders>
              <w:left w:val="single" w:sz="4" w:space="0" w:color="000000"/>
              <w:bottom w:val="single" w:sz="4" w:space="0" w:color="000000"/>
              <w:right w:val="single" w:sz="4" w:space="0" w:color="000000"/>
            </w:tcBorders>
          </w:tcPr>
          <w:p>
            <w:pPr>
              <w:pStyle w:val="TableContents"/>
              <w:bidi w:val="0"/>
              <w:jc w:val="left"/>
              <w:rPr/>
            </w:pPr>
            <w:r>
              <w:rPr>
                <w:b w:val="false"/>
                <w:bCs w:val="false"/>
                <w:i w:val="false"/>
                <w:iCs w:val="false"/>
                <w:strike w:val="false"/>
                <w:dstrike w:val="false"/>
                <w:outline w:val="false"/>
                <w:shadow w:val="false"/>
                <w:color w:val="000000"/>
                <w:sz w:val="24"/>
                <w:szCs w:val="24"/>
                <w:u w:val="none"/>
              </w:rPr>
              <w:t>Requerimiento de seguridad lógica y de la información</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DESCRIPCIÓN</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Tratamiento de datos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ENTRADA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aplicación, tendrá el tratamiento de los datos, según la Ley de habeas Data de nuestro país</w:t>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SALIDA</w:t>
            </w:r>
          </w:p>
        </w:tc>
        <w:tc>
          <w:tcPr>
            <w:tcW w:w="6375" w:type="dxa"/>
            <w:tcBorders>
              <w:left w:val="single" w:sz="4" w:space="0" w:color="000000"/>
              <w:bottom w:val="single" w:sz="4" w:space="0" w:color="000000"/>
              <w:right w:val="single" w:sz="4" w:space="0" w:color="000000"/>
            </w:tcBorders>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3599" w:type="dxa"/>
            <w:tcBorders>
              <w:left w:val="single" w:sz="4" w:space="0" w:color="000000"/>
              <w:bottom w:val="single" w:sz="4" w:space="0" w:color="000000"/>
            </w:tcBorders>
          </w:tcPr>
          <w:p>
            <w:pPr>
              <w:pStyle w:val="TableContents"/>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RESUMEN</w:t>
            </w:r>
          </w:p>
        </w:tc>
        <w:tc>
          <w:tcPr>
            <w:tcW w:w="6375" w:type="dxa"/>
            <w:tcBorders>
              <w:left w:val="single" w:sz="4" w:space="0" w:color="000000"/>
              <w:bottom w:val="single" w:sz="4" w:space="0" w:color="000000"/>
              <w:right w:val="single" w:sz="4" w:space="0" w:color="000000"/>
            </w:tcBorders>
          </w:tcPr>
          <w:p>
            <w:pPr>
              <w:pStyle w:val="Normal"/>
              <w:bidi w:val="0"/>
              <w:jc w:val="both"/>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Uso de la información</w:t>
            </w:r>
          </w:p>
        </w:tc>
      </w:tr>
    </w:tbl>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r>
        <w:br w:type="page"/>
      </w:r>
    </w:p>
    <w:p>
      <w:pPr>
        <w:pStyle w:val="Normal"/>
        <w:bidi w:val="0"/>
        <w:jc w:val="center"/>
        <w:rPr>
          <w:rFonts w:ascii="Liberation Serif" w:hAnsi="Liberation Serif" w:cs="Arial"/>
          <w:sz w:val="22"/>
          <w:szCs w:val="22"/>
          <w:del w:id="17" w:author="Unknown Author" w:date="2020-11-17T19:51:43Z"/>
        </w:rPr>
      </w:pP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p>
    <w:p>
      <w:pPr>
        <w:pStyle w:val="Normal"/>
        <w:bidi w:val="0"/>
        <w:jc w:val="center"/>
        <w:rPr>
          <w:b/>
          <w:b/>
          <w:bCs/>
        </w:rPr>
      </w:pPr>
      <w:r>
        <w:fldChar w:fldCharType="begin"/>
      </w:r>
      <w:r>
        <w:rPr/>
        <w:instrText> XE "REQUERIMIENTOS: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fldChar w:fldCharType="begin"/>
      </w:r>
      <w:r>
        <w:rPr/>
        <w:instrText> XE " " </w:instrText>
      </w:r>
      <w:r>
        <w:rPr/>
        <w:fldChar w:fldCharType="separate"/>
      </w:r>
      <w:r>
        <w:rPr/>
      </w:r>
      <w:r>
        <w:rPr/>
        <w:fldChar w:fldCharType="end"/>
      </w:r>
      <w:r>
        <w:rPr>
          <w:rFonts w:cs="Arial"/>
          <w:b/>
          <w:bCs/>
          <w:sz w:val="22"/>
          <w:szCs w:val="22"/>
        </w:rPr>
        <w:t>REQUERIMIENTOS</w:t>
      </w:r>
    </w:p>
    <w:p>
      <w:pPr>
        <w:pStyle w:val="Normal"/>
        <w:bidi w:val="0"/>
        <w:jc w:val="center"/>
        <w:rPr>
          <w:rFonts w:ascii="Liberation Serif" w:hAnsi="Liberation Serif" w:cs="Arial"/>
          <w:b/>
          <w:b/>
          <w:bCs/>
          <w:sz w:val="22"/>
          <w:szCs w:val="22"/>
        </w:rPr>
      </w:pPr>
      <w:r>
        <w:rPr>
          <w:rFonts w:cs="Arial"/>
          <w:b/>
          <w:bCs/>
          <w:sz w:val="22"/>
          <w:szCs w:val="22"/>
        </w:rPr>
      </w:r>
    </w:p>
    <w:p>
      <w:pPr>
        <w:pStyle w:val="Normal"/>
        <w:bidi w:val="0"/>
        <w:jc w:val="center"/>
        <w:rPr>
          <w:rFonts w:ascii="Liberation Serif" w:hAnsi="Liberation Serif" w:cs="Arial"/>
          <w:b/>
          <w:b/>
          <w:bCs/>
          <w:sz w:val="22"/>
          <w:szCs w:val="22"/>
        </w:rPr>
      </w:pPr>
      <w:r>
        <w:rPr>
          <w:rFonts w:cs="Arial"/>
          <w:b/>
          <w:bCs/>
          <w:sz w:val="22"/>
          <w:szCs w:val="22"/>
        </w:rPr>
      </w:r>
    </w:p>
    <w:p>
      <w:pPr>
        <w:pStyle w:val="Normal"/>
        <w:numPr>
          <w:ilvl w:val="0"/>
          <w:numId w:val="2"/>
        </w:numPr>
        <w:bidi w:val="0"/>
        <w:jc w:val="left"/>
        <w:rPr>
          <w:rFonts w:ascii="Liberation Serif" w:hAnsi="Liberation Serif"/>
          <w:sz w:val="22"/>
          <w:szCs w:val="22"/>
        </w:rPr>
      </w:pPr>
      <w:r>
        <w:rPr>
          <w:rFonts w:cs="Arial"/>
          <w:b w:val="false"/>
          <w:bCs w:val="false"/>
          <w:sz w:val="22"/>
          <w:szCs w:val="22"/>
        </w:rPr>
        <w:t xml:space="preserve">Sistema operativo  </w:t>
      </w:r>
      <w:r>
        <w:rPr>
          <w:rFonts w:cs="Arial"/>
          <w:b w:val="false"/>
          <w:bCs w:val="false"/>
          <w:sz w:val="22"/>
          <w:szCs w:val="22"/>
          <w:highlight w:val="white"/>
        </w:rPr>
        <w:t>linux UBUNTU version 18.04.4 LTS</w:t>
      </w:r>
    </w:p>
    <w:p>
      <w:pPr>
        <w:pStyle w:val="Normal"/>
        <w:numPr>
          <w:ilvl w:val="0"/>
          <w:numId w:val="2"/>
        </w:numPr>
        <w:bidi w:val="0"/>
        <w:jc w:val="left"/>
        <w:rPr>
          <w:rFonts w:ascii="Liberation Serif" w:hAnsi="Liberation Serif" w:cs="Arial"/>
          <w:b w:val="false"/>
          <w:b w:val="false"/>
          <w:bCs w:val="false"/>
          <w:sz w:val="22"/>
          <w:szCs w:val="22"/>
        </w:rPr>
      </w:pPr>
      <w:r>
        <w:rPr>
          <w:rFonts w:cs="Arial"/>
          <w:b w:val="false"/>
          <w:bCs w:val="false"/>
          <w:sz w:val="22"/>
          <w:szCs w:val="22"/>
        </w:rPr>
        <w:t>FRAMEWORK FLASK ULTIMA VERSION</w:t>
      </w:r>
    </w:p>
    <w:p>
      <w:pPr>
        <w:pStyle w:val="Normal"/>
        <w:numPr>
          <w:ilvl w:val="0"/>
          <w:numId w:val="2"/>
        </w:numPr>
        <w:bidi w:val="0"/>
        <w:jc w:val="left"/>
        <w:rPr>
          <w:rFonts w:ascii="Liberation Serif" w:hAnsi="Liberation Serif" w:cs="Arial"/>
          <w:b w:val="false"/>
          <w:b w:val="false"/>
          <w:bCs w:val="false"/>
          <w:sz w:val="22"/>
          <w:szCs w:val="22"/>
        </w:rPr>
      </w:pPr>
      <w:r>
        <w:rPr>
          <w:rFonts w:cs="Arial"/>
          <w:b w:val="false"/>
          <w:bCs w:val="false"/>
          <w:sz w:val="22"/>
          <w:szCs w:val="22"/>
        </w:rPr>
        <w:t>Editor de texto VISUAL STUDIO CODE</w:t>
      </w:r>
    </w:p>
    <w:p>
      <w:pPr>
        <w:pStyle w:val="Normal"/>
        <w:numPr>
          <w:ilvl w:val="0"/>
          <w:numId w:val="2"/>
        </w:numPr>
        <w:bidi w:val="0"/>
        <w:jc w:val="left"/>
        <w:rPr>
          <w:rFonts w:ascii="Liberation Serif" w:hAnsi="Liberation Serif" w:cs="Arial"/>
          <w:b w:val="false"/>
          <w:b w:val="false"/>
          <w:bCs w:val="false"/>
          <w:sz w:val="22"/>
          <w:szCs w:val="22"/>
        </w:rPr>
      </w:pPr>
      <w:r>
        <w:rPr>
          <w:rFonts w:cs="Arial"/>
          <w:b w:val="false"/>
          <w:bCs w:val="false"/>
          <w:sz w:val="22"/>
          <w:szCs w:val="22"/>
        </w:rPr>
        <w:t>Version de PYTHON 3.6,3</w:t>
      </w:r>
    </w:p>
    <w:p>
      <w:pPr>
        <w:pStyle w:val="Normal"/>
        <w:numPr>
          <w:ilvl w:val="0"/>
          <w:numId w:val="2"/>
        </w:numPr>
        <w:bidi w:val="0"/>
        <w:jc w:val="left"/>
        <w:rPr>
          <w:rFonts w:ascii="Liberation Serif" w:hAnsi="Liberation Serif" w:cs="Arial"/>
          <w:b w:val="false"/>
          <w:b w:val="false"/>
          <w:bCs w:val="false"/>
          <w:sz w:val="22"/>
          <w:szCs w:val="22"/>
        </w:rPr>
      </w:pPr>
      <w:r>
        <w:rPr>
          <w:rFonts w:cs="Arial"/>
          <w:b w:val="false"/>
          <w:bCs w:val="false"/>
          <w:sz w:val="22"/>
          <w:szCs w:val="22"/>
        </w:rPr>
        <w:t>Entorno virtual VIRTUALENV</w:t>
      </w:r>
    </w:p>
    <w:p>
      <w:pPr>
        <w:pStyle w:val="Normal"/>
        <w:numPr>
          <w:ilvl w:val="0"/>
          <w:numId w:val="2"/>
        </w:numPr>
        <w:bidi w:val="0"/>
        <w:jc w:val="left"/>
        <w:rPr>
          <w:rFonts w:ascii="Liberation Serif" w:hAnsi="Liberation Serif" w:cs="Arial"/>
          <w:b w:val="false"/>
          <w:b w:val="false"/>
          <w:bCs w:val="false"/>
          <w:sz w:val="22"/>
          <w:szCs w:val="22"/>
        </w:rPr>
      </w:pPr>
      <w:r>
        <w:rPr>
          <w:rFonts w:cs="Arial"/>
          <w:b w:val="false"/>
          <w:bCs w:val="false"/>
          <w:sz w:val="22"/>
          <w:szCs w:val="22"/>
        </w:rPr>
        <w:t>Base de datos en HEROKU con POSTGRE</w:t>
      </w:r>
    </w:p>
    <w:p>
      <w:pPr>
        <w:pStyle w:val="Normal"/>
        <w:numPr>
          <w:ilvl w:val="0"/>
          <w:numId w:val="2"/>
        </w:numPr>
        <w:bidi w:val="0"/>
        <w:jc w:val="left"/>
        <w:rPr>
          <w:rFonts w:ascii="Liberation Serif" w:hAnsi="Liberation Serif" w:cs="Arial"/>
          <w:b w:val="false"/>
          <w:b w:val="false"/>
          <w:bCs w:val="false"/>
          <w:sz w:val="22"/>
          <w:szCs w:val="22"/>
        </w:rPr>
      </w:pPr>
      <w:r>
        <w:rPr>
          <w:rFonts w:cs="Arial"/>
          <w:b w:val="false"/>
          <w:bCs w:val="false"/>
          <w:sz w:val="22"/>
          <w:szCs w:val="22"/>
        </w:rPr>
        <w:t>Se usara BOOTSTAP 4 como framework para estilos</w:t>
      </w:r>
    </w:p>
    <w:p>
      <w:pPr>
        <w:pStyle w:val="Normal"/>
        <w:numPr>
          <w:ilvl w:val="0"/>
          <w:numId w:val="2"/>
        </w:numPr>
        <w:bidi w:val="0"/>
        <w:jc w:val="left"/>
        <w:rPr>
          <w:rFonts w:ascii="Liberation Serif" w:hAnsi="Liberation Serif"/>
          <w:sz w:val="22"/>
          <w:szCs w:val="22"/>
        </w:rPr>
      </w:pPr>
      <w:r>
        <w:rPr>
          <w:rFonts w:cs="Arial"/>
          <w:b w:val="false"/>
          <w:bCs w:val="false"/>
          <w:sz w:val="22"/>
          <w:szCs w:val="22"/>
        </w:rPr>
        <w:t>CSS 3 puro en algunas hojas para estilizar</w:t>
      </w:r>
    </w:p>
    <w:p>
      <w:pPr>
        <w:pStyle w:val="Normal"/>
        <w:numPr>
          <w:ilvl w:val="0"/>
          <w:numId w:val="0"/>
        </w:numPr>
        <w:bidi w:val="0"/>
        <w:spacing w:before="0" w:after="29"/>
        <w:ind w:left="720" w:hanging="0"/>
        <w:jc w:val="left"/>
        <w:rPr>
          <w:rFonts w:ascii="Liberation Serif" w:hAnsi="Liberation Serif" w:cs="Arial"/>
          <w:b w:val="false"/>
          <w:b w:val="false"/>
          <w:bCs w:val="false"/>
          <w:sz w:val="22"/>
          <w:szCs w:val="22"/>
        </w:rPr>
      </w:pPr>
      <w:r>
        <w:rPr>
          <w:rFonts w:cs="Arial"/>
          <w:b w:val="false"/>
          <w:bCs w:val="false"/>
          <w:sz w:val="22"/>
          <w:szCs w:val="22"/>
        </w:rPr>
      </w:r>
    </w:p>
    <w:p>
      <w:pPr>
        <w:pStyle w:val="Normal"/>
        <w:bidi w:val="0"/>
        <w:jc w:val="both"/>
        <w:rPr>
          <w:b w:val="false"/>
          <w:b w:val="false"/>
          <w:bCs w:val="false"/>
        </w:rPr>
      </w:pPr>
      <w:r>
        <w:rPr>
          <w:b w:val="false"/>
          <w:bCs w:val="false"/>
        </w:rPr>
      </w:r>
    </w:p>
    <w:p>
      <w:pPr>
        <w:pStyle w:val="Normal"/>
        <w:bidi w:val="0"/>
        <w:jc w:val="center"/>
        <w:rPr>
          <w:rFonts w:ascii="Liberation Serif" w:hAnsi="Liberation Serif" w:cs="Arial"/>
          <w:b/>
          <w:b/>
          <w:bCs/>
          <w:sz w:val="22"/>
          <w:szCs w:val="22"/>
        </w:rPr>
      </w:pPr>
      <w:r>
        <w:rPr>
          <w:rFonts w:cs="Arial"/>
          <w:b/>
          <w:bCs/>
          <w:sz w:val="22"/>
          <w:szCs w:val="22"/>
        </w:rPr>
      </w:r>
    </w:p>
    <w:p>
      <w:pPr>
        <w:pStyle w:val="Normal"/>
        <w:bidi w:val="0"/>
        <w:jc w:val="center"/>
        <w:rPr>
          <w:rFonts w:ascii="Liberation Serif" w:hAnsi="Liberation Serif" w:cs="Arial"/>
          <w:b/>
          <w:b/>
          <w:bCs/>
          <w:sz w:val="22"/>
          <w:szCs w:val="22"/>
        </w:rPr>
      </w:pPr>
      <w:r>
        <w:fldChar w:fldCharType="begin"/>
      </w:r>
      <w:r>
        <w:rPr/>
        <w:instrText> XE "ESTRUCTURA DEL PROYECTO: " </w:instrText>
      </w:r>
      <w:r>
        <w:rPr/>
        <w:fldChar w:fldCharType="separate"/>
      </w:r>
      <w:r>
        <w:rPr/>
      </w:r>
      <w:r>
        <w:rPr/>
        <w:fldChar w:fldCharType="end"/>
      </w:r>
      <w:r>
        <w:fldChar w:fldCharType="begin"/>
      </w:r>
      <w:r>
        <w:rPr/>
        <w:instrText> XE "ESTRUCTURA DEL PROYECTO: " </w:instrText>
      </w:r>
      <w:r>
        <w:rPr/>
        <w:fldChar w:fldCharType="separate"/>
      </w:r>
      <w:r>
        <w:rPr/>
      </w:r>
      <w:r>
        <w:rPr/>
        <w:fldChar w:fldCharType="end"/>
      </w:r>
      <w:r>
        <w:rPr>
          <w:rFonts w:cs="Arial"/>
          <w:b/>
          <w:bCs/>
          <w:sz w:val="22"/>
          <w:szCs w:val="22"/>
        </w:rPr>
        <w:t>ESTRUCTURA DEL PROYECTO</w:t>
      </w:r>
    </w:p>
    <w:p>
      <w:pPr>
        <w:pStyle w:val="Normal"/>
        <w:bidi w:val="0"/>
        <w:jc w:val="center"/>
        <w:rPr>
          <w:rFonts w:ascii="Liberation Serif" w:hAnsi="Liberation Serif" w:cs="Arial"/>
          <w:b/>
          <w:b/>
          <w:bCs/>
          <w:sz w:val="22"/>
          <w:szCs w:val="22"/>
        </w:rPr>
      </w:pPr>
      <w:r>
        <w:rPr>
          <w:rFonts w:cs="Arial"/>
          <w:b/>
          <w:bCs/>
          <w:sz w:val="22"/>
          <w:szCs w:val="22"/>
        </w:rPr>
      </w:r>
    </w:p>
    <w:p>
      <w:pPr>
        <w:pStyle w:val="Normal"/>
        <w:bidi w:val="0"/>
        <w:jc w:val="center"/>
        <w:rPr>
          <w:rFonts w:ascii="Liberation Serif" w:hAnsi="Liberation Serif" w:cs="Arial"/>
          <w:b/>
          <w:b/>
          <w:bCs/>
          <w:sz w:val="22"/>
          <w:szCs w:val="22"/>
        </w:rPr>
      </w:pPr>
      <w:r>
        <w:rPr>
          <w:rFonts w:cs="Arial"/>
          <w:b/>
          <w:bCs/>
          <w:sz w:val="22"/>
          <w:szCs w:val="22"/>
        </w:rPr>
      </w:r>
    </w:p>
    <w:p>
      <w:pPr>
        <w:pStyle w:val="Normal"/>
        <w:bidi w:val="0"/>
        <w:jc w:val="center"/>
        <w:rPr>
          <w:rFonts w:ascii="Liberation Serif" w:hAnsi="Liberation Serif" w:cs="Arial"/>
          <w:b/>
          <w:b/>
          <w:bCs/>
          <w:sz w:val="22"/>
          <w:szCs w:val="22"/>
        </w:rPr>
      </w:pPr>
      <w:r>
        <w:rPr>
          <w:rFonts w:cs="Arial"/>
          <w:b/>
          <w:bCs/>
          <w:sz w:val="22"/>
          <w:szCs w:val="22"/>
        </w:rPr>
      </w:r>
    </w:p>
    <w:p>
      <w:pPr>
        <w:pStyle w:val="Normal"/>
        <w:bidi w:val="0"/>
        <w:jc w:val="left"/>
        <w:rPr>
          <w:rFonts w:ascii="Liberation Serif" w:hAnsi="Liberation Serif"/>
          <w:b w:val="false"/>
          <w:b w:val="false"/>
          <w:bCs w:val="false"/>
          <w:sz w:val="22"/>
          <w:szCs w:val="22"/>
        </w:rPr>
      </w:pPr>
      <w:r>
        <w:rPr>
          <w:rFonts w:cs="Arial"/>
          <w:b w:val="false"/>
          <w:bCs w:val="false"/>
          <w:sz w:val="22"/>
          <w:szCs w:val="22"/>
        </w:rPr>
        <w:t>Para el proyecto se usara un entorno virtual que es donde se ejecutara el proyecto, en este documento se intentara detallar como se instalara el entorno virtual para correr el entorno virtual de python y la instalacion del framework elegido para el proyecto llamado flask</w:t>
      </w:r>
    </w:p>
    <w:p>
      <w:pPr>
        <w:pStyle w:val="Normal"/>
        <w:bidi w:val="0"/>
        <w:jc w:val="left"/>
        <w:rPr>
          <w:rFonts w:ascii="Liberation Serif" w:hAnsi="Liberation Serif" w:cs="Arial"/>
          <w:b w:val="false"/>
          <w:b w:val="false"/>
          <w:bCs w:val="false"/>
          <w:sz w:val="22"/>
          <w:szCs w:val="22"/>
        </w:rPr>
      </w:pPr>
      <w:r>
        <w:rPr>
          <w:rFonts w:cs="Arial"/>
          <w:b w:val="false"/>
          <w:bCs w:val="false"/>
          <w:sz w:val="22"/>
          <w:szCs w:val="22"/>
        </w:rPr>
      </w:r>
    </w:p>
    <w:p>
      <w:pPr>
        <w:pStyle w:val="NormalWeb"/>
        <w:shd w:val="clear" w:fill="FFFFFF"/>
        <w:bidi w:val="0"/>
        <w:spacing w:lineRule="auto" w:line="276" w:before="0" w:after="150"/>
        <w:jc w:val="left"/>
        <w:rPr>
          <w:rFonts w:ascii="Liberation Serif" w:hAnsi="Liberation Serif"/>
          <w:sz w:val="22"/>
          <w:szCs w:val="22"/>
        </w:rPr>
      </w:pPr>
      <w:r>
        <w:rPr>
          <w:rFonts w:ascii="Liberation Serif" w:hAnsi="Liberation Serif"/>
          <w:b/>
          <w:bCs/>
          <w:sz w:val="22"/>
          <w:szCs w:val="22"/>
          <w:highlight w:val="white"/>
        </w:rPr>
        <w:t xml:space="preserve">COMO SE INSTALA FLASK </w:t>
      </w:r>
    </w:p>
    <w:p>
      <w:pPr>
        <w:pStyle w:val="NormalWeb"/>
        <w:shd w:val="clear" w:fill="FFFFFF"/>
        <w:bidi w:val="0"/>
        <w:spacing w:lineRule="auto" w:line="276" w:before="0" w:after="150"/>
        <w:jc w:val="both"/>
        <w:rPr>
          <w:rFonts w:ascii="Liberation Serif" w:hAnsi="Liberation Serif"/>
          <w:sz w:val="22"/>
          <w:szCs w:val="22"/>
        </w:rPr>
      </w:pPr>
      <w:r>
        <w:rPr>
          <w:rFonts w:ascii="Liberation Serif" w:hAnsi="Liberation Serif"/>
          <w:b w:val="false"/>
          <w:bCs w:val="false"/>
          <w:sz w:val="22"/>
          <w:szCs w:val="22"/>
          <w:highlight w:val="white"/>
        </w:rPr>
        <w:t xml:space="preserve">Para el proyecto seleccione el framework flask, porque se acomoda a </w:t>
      </w:r>
      <w:r>
        <w:rPr>
          <w:rFonts w:eastAsia="Times New Roman" w:cs="Times New Roman" w:ascii="Liberation Serif" w:hAnsi="Liberation Serif"/>
          <w:b w:val="false"/>
          <w:bCs w:val="false"/>
          <w:sz w:val="22"/>
          <w:szCs w:val="22"/>
          <w:highlight w:val="white"/>
          <w:lang w:eastAsia="es-CO"/>
        </w:rPr>
        <w:t>la</w:t>
      </w:r>
      <w:r>
        <w:rPr>
          <w:rFonts w:ascii="Liberation Serif" w:hAnsi="Liberation Serif"/>
          <w:b w:val="false"/>
          <w:bCs w:val="false"/>
          <w:sz w:val="22"/>
          <w:szCs w:val="22"/>
          <w:highlight w:val="white"/>
        </w:rPr>
        <w:t xml:space="preserve">s necesidades </w:t>
      </w:r>
      <w:r>
        <w:rPr>
          <w:rFonts w:eastAsia="Times New Roman" w:cs="Times New Roman" w:ascii="Liberation Serif" w:hAnsi="Liberation Serif"/>
          <w:b w:val="false"/>
          <w:bCs w:val="false"/>
          <w:sz w:val="22"/>
          <w:szCs w:val="22"/>
          <w:highlight w:val="white"/>
          <w:lang w:eastAsia="es-CO"/>
        </w:rPr>
        <w:t>del proyecto, en especial por ser la primera vez que realizo un proyecto con el framework flask</w:t>
      </w:r>
    </w:p>
    <w:p>
      <w:pPr>
        <w:pStyle w:val="NormalWeb"/>
        <w:shd w:val="clear" w:fill="FFFFFF"/>
        <w:bidi w:val="0"/>
        <w:spacing w:lineRule="auto" w:line="276" w:before="0" w:after="150"/>
        <w:jc w:val="both"/>
        <w:rPr>
          <w:rFonts w:ascii="Liberation Serif" w:hAnsi="Liberation Serif"/>
          <w:b w:val="false"/>
          <w:b w:val="false"/>
          <w:bCs w:val="false"/>
          <w:sz w:val="22"/>
          <w:szCs w:val="22"/>
          <w:highlight w:val="white"/>
        </w:rPr>
      </w:pPr>
      <w:r>
        <w:rPr>
          <w:rFonts w:ascii="Liberation Serif" w:hAnsi="Liberation Serif"/>
          <w:b w:val="false"/>
          <w:bCs w:val="false"/>
          <w:sz w:val="22"/>
          <w:szCs w:val="22"/>
          <w:highlight w:val="white"/>
        </w:rPr>
        <w:t>A continuación mostrare los pasos requeridos para instalar flask en mi equipo</w:t>
      </w:r>
    </w:p>
    <w:p>
      <w:pPr>
        <w:pStyle w:val="Normal"/>
        <w:bidi w:val="0"/>
        <w:spacing w:lineRule="auto" w:line="276"/>
        <w:jc w:val="both"/>
        <w:rPr>
          <w:rFonts w:ascii="Liberation Serif" w:hAnsi="Liberation Serif"/>
          <w:sz w:val="22"/>
          <w:szCs w:val="22"/>
        </w:rPr>
      </w:pPr>
      <w:r>
        <w:rPr>
          <w:b w:val="false"/>
          <w:bCs w:val="false"/>
          <w:sz w:val="22"/>
          <w:szCs w:val="22"/>
        </w:rPr>
        <w:t>Revisamos la versión de Python instalada previamente en el equipo</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8">
            <wp:simplePos x="0" y="0"/>
            <wp:positionH relativeFrom="column">
              <wp:posOffset>276860</wp:posOffset>
            </wp:positionH>
            <wp:positionV relativeFrom="paragraph">
              <wp:posOffset>-6985</wp:posOffset>
            </wp:positionV>
            <wp:extent cx="5612130" cy="732790"/>
            <wp:effectExtent l="0" t="0" r="0" b="0"/>
            <wp:wrapNone/>
            <wp:docPr id="1"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1" descr=""/>
                    <pic:cNvPicPr>
                      <a:picLocks noChangeAspect="1" noChangeArrowheads="1"/>
                    </pic:cNvPicPr>
                  </pic:nvPicPr>
                  <pic:blipFill>
                    <a:blip r:embed="rId2"/>
                    <a:stretch>
                      <a:fillRect/>
                    </a:stretch>
                  </pic:blipFill>
                  <pic:spPr bwMode="auto">
                    <a:xfrm>
                      <a:off x="0" y="0"/>
                      <a:ext cx="5612130" cy="732790"/>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Luego de haber  verificar la versión instalada de Python, procedemos a instalar la librería pip</w:t>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9">
            <wp:simplePos x="0" y="0"/>
            <wp:positionH relativeFrom="column">
              <wp:posOffset>334010</wp:posOffset>
            </wp:positionH>
            <wp:positionV relativeFrom="paragraph">
              <wp:posOffset>173990</wp:posOffset>
            </wp:positionV>
            <wp:extent cx="5612130" cy="1196975"/>
            <wp:effectExtent l="0" t="0" r="0" b="0"/>
            <wp:wrapNone/>
            <wp:docPr id="2" name="Shap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pe3" descr=""/>
                    <pic:cNvPicPr>
                      <a:picLocks noChangeAspect="1" noChangeArrowheads="1"/>
                    </pic:cNvPicPr>
                  </pic:nvPicPr>
                  <pic:blipFill>
                    <a:blip r:embed="rId3"/>
                    <a:stretch>
                      <a:fillRect/>
                    </a:stretch>
                  </pic:blipFill>
                  <pic:spPr bwMode="auto">
                    <a:xfrm>
                      <a:off x="0" y="0"/>
                      <a:ext cx="5612130" cy="119697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Se verifica la version de pip instalada</w:t>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10">
            <wp:simplePos x="0" y="0"/>
            <wp:positionH relativeFrom="column">
              <wp:posOffset>124460</wp:posOffset>
            </wp:positionH>
            <wp:positionV relativeFrom="paragraph">
              <wp:posOffset>27305</wp:posOffset>
            </wp:positionV>
            <wp:extent cx="5612130" cy="434975"/>
            <wp:effectExtent l="0" t="0" r="0" b="0"/>
            <wp:wrapNone/>
            <wp:docPr id="3" name="Shap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2" descr=""/>
                    <pic:cNvPicPr>
                      <a:picLocks noChangeAspect="1" noChangeArrowheads="1"/>
                    </pic:cNvPicPr>
                  </pic:nvPicPr>
                  <pic:blipFill>
                    <a:blip r:embed="rId4"/>
                    <a:stretch>
                      <a:fillRect/>
                    </a:stretch>
                  </pic:blipFill>
                  <pic:spPr bwMode="auto">
                    <a:xfrm>
                      <a:off x="0" y="0"/>
                      <a:ext cx="5612130" cy="43497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12">
            <wp:simplePos x="0" y="0"/>
            <wp:positionH relativeFrom="column">
              <wp:posOffset>133985</wp:posOffset>
            </wp:positionH>
            <wp:positionV relativeFrom="paragraph">
              <wp:posOffset>145415</wp:posOffset>
            </wp:positionV>
            <wp:extent cx="2200910" cy="523875"/>
            <wp:effectExtent l="0" t="0" r="0" b="0"/>
            <wp:wrapNone/>
            <wp:docPr id="4" name="Shap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5" descr=""/>
                    <pic:cNvPicPr>
                      <a:picLocks noChangeAspect="1" noChangeArrowheads="1"/>
                    </pic:cNvPicPr>
                  </pic:nvPicPr>
                  <pic:blipFill>
                    <a:blip r:embed="rId5"/>
                    <a:stretch>
                      <a:fillRect/>
                    </a:stretch>
                  </pic:blipFill>
                  <pic:spPr bwMode="auto">
                    <a:xfrm>
                      <a:off x="0" y="0"/>
                      <a:ext cx="2200910" cy="52387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Después de instalar pip vamos a instalar la librería virtualenv, que sera nuestro entorno virtual donde residirá nuestra aplicación.</w:t>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11">
            <wp:simplePos x="0" y="0"/>
            <wp:positionH relativeFrom="column">
              <wp:posOffset>381635</wp:posOffset>
            </wp:positionH>
            <wp:positionV relativeFrom="paragraph">
              <wp:posOffset>142240</wp:posOffset>
            </wp:positionV>
            <wp:extent cx="5121910" cy="2588895"/>
            <wp:effectExtent l="0" t="0" r="0" b="0"/>
            <wp:wrapNone/>
            <wp:docPr id="5" name="Shap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pe4" descr=""/>
                    <pic:cNvPicPr>
                      <a:picLocks noChangeAspect="1" noChangeArrowheads="1"/>
                    </pic:cNvPicPr>
                  </pic:nvPicPr>
                  <pic:blipFill>
                    <a:blip r:embed="rId6"/>
                    <a:stretch>
                      <a:fillRect/>
                    </a:stretch>
                  </pic:blipFill>
                  <pic:spPr bwMode="auto">
                    <a:xfrm>
                      <a:off x="0" y="0"/>
                      <a:ext cx="5121910" cy="258889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sz w:val="22"/>
          <w:szCs w:val="22"/>
        </w:rPr>
      </w:pPr>
      <w:r>
        <w:rPr>
          <w:b w:val="false"/>
          <w:bCs w:val="false"/>
          <w:sz w:val="22"/>
          <w:szCs w:val="22"/>
        </w:rPr>
        <w:t xml:space="preserve">A continuación verificamos el paquete virtualenv instalado . </w:t>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13">
            <wp:simplePos x="0" y="0"/>
            <wp:positionH relativeFrom="column">
              <wp:posOffset>276860</wp:posOffset>
            </wp:positionH>
            <wp:positionV relativeFrom="paragraph">
              <wp:posOffset>65405</wp:posOffset>
            </wp:positionV>
            <wp:extent cx="2190750" cy="257175"/>
            <wp:effectExtent l="0" t="0" r="0" b="0"/>
            <wp:wrapNone/>
            <wp:docPr id="6" name="Shap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pe6" descr=""/>
                    <pic:cNvPicPr>
                      <a:picLocks noChangeAspect="1" noChangeArrowheads="1"/>
                    </pic:cNvPicPr>
                  </pic:nvPicPr>
                  <pic:blipFill>
                    <a:blip r:embed="rId7"/>
                    <a:stretch>
                      <a:fillRect/>
                    </a:stretch>
                  </pic:blipFill>
                  <pic:spPr bwMode="auto">
                    <a:xfrm>
                      <a:off x="0" y="0"/>
                      <a:ext cx="2190750" cy="25717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El siguiente paso, es crear la carpeta del proyecto, la cual abriremos seguidamente</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drawing>
          <wp:anchor behindDoc="0" distT="0" distB="0" distL="0" distR="0" simplePos="0" locked="0" layoutInCell="1" allowOverlap="1" relativeHeight="14">
            <wp:simplePos x="0" y="0"/>
            <wp:positionH relativeFrom="column">
              <wp:posOffset>0</wp:posOffset>
            </wp:positionH>
            <wp:positionV relativeFrom="paragraph">
              <wp:posOffset>26035</wp:posOffset>
            </wp:positionV>
            <wp:extent cx="1867535" cy="238125"/>
            <wp:effectExtent l="0" t="0" r="0" b="0"/>
            <wp:wrapNone/>
            <wp:docPr id="7" name="Shap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7" descr=""/>
                    <pic:cNvPicPr>
                      <a:picLocks noChangeAspect="1" noChangeArrowheads="1"/>
                    </pic:cNvPicPr>
                  </pic:nvPicPr>
                  <pic:blipFill>
                    <a:blip r:embed="rId8"/>
                    <a:stretch>
                      <a:fillRect/>
                    </a:stretch>
                  </pic:blipFill>
                  <pic:spPr bwMode="auto">
                    <a:xfrm>
                      <a:off x="0" y="0"/>
                      <a:ext cx="1867535" cy="23812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sz w:val="22"/>
          <w:szCs w:val="22"/>
        </w:rPr>
      </w:pPr>
      <w:r>
        <w:rPr>
          <w:b w:val="false"/>
          <w:bCs w:val="false"/>
          <w:sz w:val="22"/>
          <w:szCs w:val="22"/>
        </w:rPr>
        <w:t>Dentro de la capeta creada, vamos ha abrir el entorno virtual</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drawing>
          <wp:anchor behindDoc="0" distT="0" distB="0" distL="0" distR="0" simplePos="0" locked="0" layoutInCell="1" allowOverlap="1" relativeHeight="15">
            <wp:simplePos x="0" y="0"/>
            <wp:positionH relativeFrom="column">
              <wp:posOffset>635</wp:posOffset>
            </wp:positionH>
            <wp:positionV relativeFrom="paragraph">
              <wp:posOffset>27305</wp:posOffset>
            </wp:positionV>
            <wp:extent cx="5612130" cy="1236345"/>
            <wp:effectExtent l="0" t="0" r="0" b="0"/>
            <wp:wrapNone/>
            <wp:docPr id="8" name="Shap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pe8" descr=""/>
                    <pic:cNvPicPr>
                      <a:picLocks noChangeAspect="1" noChangeArrowheads="1"/>
                    </pic:cNvPicPr>
                  </pic:nvPicPr>
                  <pic:blipFill>
                    <a:blip r:embed="rId9"/>
                    <a:stretch>
                      <a:fillRect/>
                    </a:stretch>
                  </pic:blipFill>
                  <pic:spPr bwMode="auto">
                    <a:xfrm>
                      <a:off x="0" y="0"/>
                      <a:ext cx="5612130" cy="123634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Luego de instalado el entrono virtual, verificamos que se haya creado correctamente.</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16">
            <wp:simplePos x="0" y="0"/>
            <wp:positionH relativeFrom="column">
              <wp:posOffset>872490</wp:posOffset>
            </wp:positionH>
            <wp:positionV relativeFrom="paragraph">
              <wp:posOffset>27940</wp:posOffset>
            </wp:positionV>
            <wp:extent cx="4200525" cy="504825"/>
            <wp:effectExtent l="0" t="0" r="0" b="0"/>
            <wp:wrapNone/>
            <wp:docPr id="9" name="Shap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pe9" descr=""/>
                    <pic:cNvPicPr>
                      <a:picLocks noChangeAspect="1" noChangeArrowheads="1"/>
                    </pic:cNvPicPr>
                  </pic:nvPicPr>
                  <pic:blipFill>
                    <a:blip r:embed="rId10"/>
                    <a:stretch>
                      <a:fillRect/>
                    </a:stretch>
                  </pic:blipFill>
                  <pic:spPr bwMode="auto">
                    <a:xfrm>
                      <a:off x="0" y="0"/>
                      <a:ext cx="4200525" cy="50482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Finalmente ejecutaremos el entorno virtual</w:t>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17">
            <wp:simplePos x="0" y="0"/>
            <wp:positionH relativeFrom="column">
              <wp:posOffset>324485</wp:posOffset>
            </wp:positionH>
            <wp:positionV relativeFrom="paragraph">
              <wp:posOffset>142875</wp:posOffset>
            </wp:positionV>
            <wp:extent cx="2724150" cy="228600"/>
            <wp:effectExtent l="0" t="0" r="0" b="0"/>
            <wp:wrapNone/>
            <wp:docPr id="10" name="Shap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pe10" descr=""/>
                    <pic:cNvPicPr>
                      <a:picLocks noChangeAspect="1" noChangeArrowheads="1"/>
                    </pic:cNvPicPr>
                  </pic:nvPicPr>
                  <pic:blipFill>
                    <a:blip r:embed="rId11"/>
                    <a:stretch>
                      <a:fillRect/>
                    </a:stretch>
                  </pic:blipFill>
                  <pic:spPr bwMode="auto">
                    <a:xfrm>
                      <a:off x="0" y="0"/>
                      <a:ext cx="2724150" cy="228600"/>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Con el entorno virtual en ejecución, instalamos el framework  flask</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drawing>
          <wp:anchor behindDoc="0" distT="0" distB="0" distL="0" distR="0" simplePos="0" locked="0" layoutInCell="1" allowOverlap="1" relativeHeight="18">
            <wp:simplePos x="0" y="0"/>
            <wp:positionH relativeFrom="column">
              <wp:posOffset>95885</wp:posOffset>
            </wp:positionH>
            <wp:positionV relativeFrom="paragraph">
              <wp:posOffset>27940</wp:posOffset>
            </wp:positionV>
            <wp:extent cx="3886200" cy="1800860"/>
            <wp:effectExtent l="0" t="0" r="0" b="0"/>
            <wp:wrapNone/>
            <wp:docPr id="11" name="Shap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pe11" descr=""/>
                    <pic:cNvPicPr>
                      <a:picLocks noChangeAspect="1" noChangeArrowheads="1"/>
                    </pic:cNvPicPr>
                  </pic:nvPicPr>
                  <pic:blipFill>
                    <a:blip r:embed="rId12"/>
                    <a:stretch>
                      <a:fillRect/>
                    </a:stretch>
                  </pic:blipFill>
                  <pic:spPr bwMode="auto">
                    <a:xfrm>
                      <a:off x="0" y="0"/>
                      <a:ext cx="3886200" cy="1800860"/>
                    </a:xfrm>
                    <a:prstGeom prst="rect">
                      <a:avLst/>
                    </a:prstGeom>
                  </pic:spPr>
                </pic:pic>
              </a:graphicData>
            </a:graphic>
          </wp:anchor>
        </w:drawing>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Verificamos la correcta instalación del entorno</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drawing>
          <wp:anchor behindDoc="0" distT="0" distB="0" distL="0" distR="0" simplePos="0" locked="0" layoutInCell="1" allowOverlap="1" relativeHeight="19">
            <wp:simplePos x="0" y="0"/>
            <wp:positionH relativeFrom="column">
              <wp:posOffset>1162050</wp:posOffset>
            </wp:positionH>
            <wp:positionV relativeFrom="paragraph">
              <wp:posOffset>151765</wp:posOffset>
            </wp:positionV>
            <wp:extent cx="1724025" cy="1238885"/>
            <wp:effectExtent l="0" t="0" r="0" b="0"/>
            <wp:wrapNone/>
            <wp:docPr id="12" name="Shap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pe12" descr=""/>
                    <pic:cNvPicPr>
                      <a:picLocks noChangeAspect="1" noChangeArrowheads="1"/>
                    </pic:cNvPicPr>
                  </pic:nvPicPr>
                  <pic:blipFill>
                    <a:blip r:embed="rId13"/>
                    <a:stretch>
                      <a:fillRect/>
                    </a:stretch>
                  </pic:blipFill>
                  <pic:spPr bwMode="auto">
                    <a:xfrm>
                      <a:off x="0" y="0"/>
                      <a:ext cx="1724025" cy="1238885"/>
                    </a:xfrm>
                    <a:prstGeom prst="rect">
                      <a:avLst/>
                    </a:prstGeom>
                  </pic:spPr>
                </pic:pic>
              </a:graphicData>
            </a:graphic>
          </wp:anchor>
        </w:drawing>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Vamos a crear nuestra primera aplicación en el framework, importando el framework instalado en el paso anterior en el archivo index.py. Creamos una estructura básica de muestra.</w:t>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drawing>
          <wp:anchor behindDoc="0" distT="0" distB="0" distL="0" distR="0" simplePos="0" locked="0" layoutInCell="1" allowOverlap="1" relativeHeight="20">
            <wp:simplePos x="0" y="0"/>
            <wp:positionH relativeFrom="column">
              <wp:posOffset>1571625</wp:posOffset>
            </wp:positionH>
            <wp:positionV relativeFrom="paragraph">
              <wp:posOffset>111760</wp:posOffset>
            </wp:positionV>
            <wp:extent cx="2661920" cy="1925320"/>
            <wp:effectExtent l="0" t="0" r="0" b="0"/>
            <wp:wrapNone/>
            <wp:docPr id="13" name="Shap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pe13" descr=""/>
                    <pic:cNvPicPr>
                      <a:picLocks noChangeAspect="1" noChangeArrowheads="1"/>
                    </pic:cNvPicPr>
                  </pic:nvPicPr>
                  <pic:blipFill>
                    <a:blip r:embed="rId14"/>
                    <a:stretch>
                      <a:fillRect/>
                    </a:stretch>
                  </pic:blipFill>
                  <pic:spPr bwMode="auto">
                    <a:xfrm>
                      <a:off x="0" y="0"/>
                      <a:ext cx="2661920" cy="1925320"/>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Ejecutaremos el proyecto</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drawing>
          <wp:anchor behindDoc="0" distT="0" distB="0" distL="0" distR="0" simplePos="0" locked="0" layoutInCell="1" allowOverlap="1" relativeHeight="21">
            <wp:simplePos x="0" y="0"/>
            <wp:positionH relativeFrom="column">
              <wp:posOffset>636905</wp:posOffset>
            </wp:positionH>
            <wp:positionV relativeFrom="paragraph">
              <wp:posOffset>133350</wp:posOffset>
            </wp:positionV>
            <wp:extent cx="4125595" cy="3858895"/>
            <wp:effectExtent l="0" t="0" r="0" b="0"/>
            <wp:wrapNone/>
            <wp:docPr id="14" name="Shap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pe14" descr=""/>
                    <pic:cNvPicPr>
                      <a:picLocks noChangeAspect="1" noChangeArrowheads="1"/>
                    </pic:cNvPicPr>
                  </pic:nvPicPr>
                  <pic:blipFill>
                    <a:blip r:embed="rId15"/>
                    <a:stretch>
                      <a:fillRect/>
                    </a:stretch>
                  </pic:blipFill>
                  <pic:spPr bwMode="auto">
                    <a:xfrm>
                      <a:off x="0" y="0"/>
                      <a:ext cx="4125595" cy="3858895"/>
                    </a:xfrm>
                    <a:prstGeom prst="rect">
                      <a:avLst/>
                    </a:prstGeom>
                  </pic:spPr>
                </pic:pic>
              </a:graphicData>
            </a:graphic>
          </wp:anchor>
        </w:drawing>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Ahora relacionaremos los avances actuales del proyecto, la hoja principal del py, hoja de estilo y diseño web</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drawing>
          <wp:anchor behindDoc="0" distT="0" distB="0" distL="0" distR="0" simplePos="0" locked="0" layoutInCell="1" allowOverlap="1" relativeHeight="22">
            <wp:simplePos x="0" y="0"/>
            <wp:positionH relativeFrom="column">
              <wp:posOffset>482600</wp:posOffset>
            </wp:positionH>
            <wp:positionV relativeFrom="paragraph">
              <wp:posOffset>105410</wp:posOffset>
            </wp:positionV>
            <wp:extent cx="4993640" cy="185737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6"/>
                    <a:stretch>
                      <a:fillRect/>
                    </a:stretch>
                  </pic:blipFill>
                  <pic:spPr bwMode="auto">
                    <a:xfrm>
                      <a:off x="0" y="0"/>
                      <a:ext cx="4993640" cy="1857375"/>
                    </a:xfrm>
                    <a:prstGeom prst="rect">
                      <a:avLst/>
                    </a:prstGeom>
                  </pic:spPr>
                </pic:pic>
              </a:graphicData>
            </a:graphic>
          </wp:anchor>
        </w:drawing>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b/>
          <w:bCs/>
          <w:sz w:val="22"/>
          <w:szCs w:val="22"/>
        </w:rPr>
      </w:pPr>
      <w:r>
        <w:fldChar w:fldCharType="begin"/>
      </w:r>
      <w:r>
        <w:rPr/>
        <w:instrText> XE "Hojas de Estilo: " </w:instrText>
      </w:r>
      <w:r>
        <w:rPr/>
        <w:fldChar w:fldCharType="separate"/>
      </w:r>
      <w:r>
        <w:rPr/>
      </w:r>
      <w:r>
        <w:rPr/>
        <w:fldChar w:fldCharType="end"/>
      </w:r>
      <w:r>
        <w:rPr>
          <w:b/>
          <w:bCs/>
          <w:sz w:val="22"/>
          <w:szCs w:val="22"/>
        </w:rPr>
        <w:t>Hojas de Estilo</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t>Para el proyecto se uso la librería de BOOTSTRAP4, que nos ayudara a realizar una implementación de CSS, mas rápida ademas de implementar layouts mas faciles de controlar que si se hiciera con CSS puro; sin embargo también se usaron estilos propios para personalizar el color</w:t>
      </w:r>
      <w:ins w:id="18" w:author="Unknown Author" w:date="2020-11-17T20:08:09Z">
        <w:r>
          <w:rPr>
            <w:b w:val="false"/>
            <w:bCs w:val="false"/>
            <w:sz w:val="22"/>
            <w:szCs w:val="22"/>
          </w:rPr>
          <w:t xml:space="preserve">, la pagina principal, la parte de la </w:t>
        </w:r>
      </w:ins>
      <w:r>
        <w:rPr>
          <w:b w:val="false"/>
          <w:bCs w:val="false"/>
          <w:sz w:val="22"/>
          <w:szCs w:val="22"/>
        </w:rPr>
        <w:t>.</w:t>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pPr>
      <w:r>
        <w:rPr>
          <w:b w:val="false"/>
          <w:bCs w:val="false"/>
          <w:sz w:val="22"/>
          <w:szCs w:val="22"/>
        </w:rPr>
        <w:t xml:space="preserve">Para la instalacion de BOOTSTRAP, nos dirigimos ala web oficial </w:t>
      </w:r>
      <w:hyperlink r:id="rId17">
        <w:r>
          <w:rPr>
            <w:rStyle w:val="InternetLink"/>
            <w:sz w:val="22"/>
            <w:szCs w:val="22"/>
          </w:rPr>
          <w:t>https://getbootstrap.com/</w:t>
        </w:r>
      </w:hyperlink>
      <w:r>
        <w:rPr>
          <w:sz w:val="22"/>
          <w:szCs w:val="22"/>
        </w:rPr>
        <w:t xml:space="preserve"> y copiamos las rutas de CDN Y JS, en nuestro layout principal</w:t>
      </w:r>
    </w:p>
    <w:p>
      <w:pPr>
        <w:pStyle w:val="Normal"/>
        <w:bidi w:val="0"/>
        <w:spacing w:lineRule="auto" w:line="276"/>
        <w:jc w:val="both"/>
        <w:rPr>
          <w:rFonts w:ascii="Liberation Serif" w:hAnsi="Liberation Serif"/>
          <w:sz w:val="22"/>
          <w:szCs w:val="22"/>
        </w:rPr>
      </w:pPr>
      <w:r>
        <w:rPr>
          <w:sz w:val="22"/>
          <w:szCs w:val="22"/>
        </w:rPr>
      </w:r>
    </w:p>
    <w:p>
      <w:pPr>
        <w:pStyle w:val="Normal"/>
        <w:bidi w:val="0"/>
        <w:spacing w:lineRule="auto" w:line="276"/>
        <w:jc w:val="both"/>
        <w:rPr>
          <w:rFonts w:ascii="Liberation Serif" w:hAnsi="Liberation Serif"/>
          <w:sz w:val="22"/>
          <w:szCs w:val="22"/>
        </w:rPr>
      </w:pPr>
      <w:r>
        <w:rPr>
          <w:sz w:val="22"/>
          <w:szCs w:val="22"/>
        </w:rPr>
        <w:drawing>
          <wp:anchor behindDoc="0" distT="0" distB="0" distL="0" distR="0" simplePos="0" locked="0" layoutInCell="1" allowOverlap="1" relativeHeight="23">
            <wp:simplePos x="0" y="0"/>
            <wp:positionH relativeFrom="column">
              <wp:posOffset>979170</wp:posOffset>
            </wp:positionH>
            <wp:positionV relativeFrom="paragraph">
              <wp:posOffset>156845</wp:posOffset>
            </wp:positionV>
            <wp:extent cx="3634740" cy="273621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8"/>
                    <a:stretch>
                      <a:fillRect/>
                    </a:stretch>
                  </pic:blipFill>
                  <pic:spPr bwMode="auto">
                    <a:xfrm>
                      <a:off x="0" y="0"/>
                      <a:ext cx="3634740" cy="2736215"/>
                    </a:xfrm>
                    <a:prstGeom prst="rect">
                      <a:avLst/>
                    </a:prstGeom>
                  </pic:spPr>
                </pic:pic>
              </a:graphicData>
            </a:graphic>
          </wp:anchor>
        </w:drawing>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drawing>
          <wp:anchor behindDoc="0" distT="0" distB="0" distL="0" distR="0" simplePos="0" locked="0" layoutInCell="1" allowOverlap="1" relativeHeight="24">
            <wp:simplePos x="0" y="0"/>
            <wp:positionH relativeFrom="column">
              <wp:posOffset>600710</wp:posOffset>
            </wp:positionH>
            <wp:positionV relativeFrom="paragraph">
              <wp:posOffset>153670</wp:posOffset>
            </wp:positionV>
            <wp:extent cx="4637405" cy="143637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9"/>
                    <a:stretch>
                      <a:fillRect/>
                    </a:stretch>
                  </pic:blipFill>
                  <pic:spPr bwMode="auto">
                    <a:xfrm>
                      <a:off x="0" y="0"/>
                      <a:ext cx="4637405" cy="1436370"/>
                    </a:xfrm>
                    <a:prstGeom prst="rect">
                      <a:avLst/>
                    </a:prstGeom>
                  </pic:spPr>
                </pic:pic>
              </a:graphicData>
            </a:graphic>
          </wp:anchor>
        </w:drawing>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drawing>
          <wp:anchor behindDoc="0" distT="0" distB="0" distL="0" distR="0" simplePos="0" locked="0" layoutInCell="1" allowOverlap="1" relativeHeight="25">
            <wp:simplePos x="0" y="0"/>
            <wp:positionH relativeFrom="column">
              <wp:posOffset>814705</wp:posOffset>
            </wp:positionH>
            <wp:positionV relativeFrom="paragraph">
              <wp:posOffset>-22860</wp:posOffset>
            </wp:positionV>
            <wp:extent cx="4297680" cy="137985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0"/>
                    <a:stretch>
                      <a:fillRect/>
                    </a:stretch>
                  </pic:blipFill>
                  <pic:spPr bwMode="auto">
                    <a:xfrm>
                      <a:off x="0" y="0"/>
                      <a:ext cx="4297680" cy="1379855"/>
                    </a:xfrm>
                    <a:prstGeom prst="rect">
                      <a:avLst/>
                    </a:prstGeom>
                  </pic:spPr>
                </pic:pic>
              </a:graphicData>
            </a:graphic>
          </wp:anchor>
        </w:drawing>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b/>
          <w:bCs/>
          <w:sz w:val="22"/>
          <w:szCs w:val="22"/>
        </w:rPr>
      </w:pPr>
      <w:r>
        <w:rPr>
          <w:b/>
          <w:bCs/>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both"/>
        <w:rPr>
          <w:rFonts w:ascii="Liberation Serif" w:hAnsi="Liberation Serif"/>
          <w:b w:val="false"/>
          <w:b w:val="false"/>
          <w:bCs w:val="false"/>
          <w:sz w:val="22"/>
          <w:szCs w:val="22"/>
        </w:rPr>
      </w:pPr>
      <w:r>
        <w:rPr>
          <w:b w:val="false"/>
          <w:bCs w:val="false"/>
          <w:sz w:val="22"/>
          <w:szCs w:val="22"/>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both"/>
        <w:rPr>
          <w:b w:val="false"/>
          <w:b w:val="false"/>
          <w:bCs w:val="false"/>
        </w:rPr>
      </w:pPr>
      <w:r>
        <w:rPr>
          <w:b w:val="false"/>
          <w:bCs w:val="false"/>
        </w:rPr>
      </w:r>
    </w:p>
    <w:p>
      <w:pPr>
        <w:pStyle w:val="Normal"/>
        <w:bidi w:val="0"/>
        <w:jc w:val="left"/>
        <w:rPr>
          <w:b/>
          <w:b/>
          <w:bCs/>
        </w:rPr>
      </w:pPr>
      <w:r>
        <w:rPr>
          <w:b/>
          <w:bCs/>
        </w:rPr>
        <w:t>MODELO RELACIONAL</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1" allowOverlap="1" relativeHeight="7">
            <wp:simplePos x="0" y="0"/>
            <wp:positionH relativeFrom="column">
              <wp:posOffset>491490</wp:posOffset>
            </wp:positionH>
            <wp:positionV relativeFrom="paragraph">
              <wp:posOffset>120650</wp:posOffset>
            </wp:positionV>
            <wp:extent cx="4905375" cy="3495675"/>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21"/>
                    <a:stretch>
                      <a:fillRect/>
                    </a:stretch>
                  </pic:blipFill>
                  <pic:spPr bwMode="auto">
                    <a:xfrm>
                      <a:off x="0" y="0"/>
                      <a:ext cx="4905375" cy="3495675"/>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WIREFRAME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posOffset>374015</wp:posOffset>
            </wp:positionH>
            <wp:positionV relativeFrom="paragraph">
              <wp:posOffset>42545</wp:posOffset>
            </wp:positionV>
            <wp:extent cx="5753100" cy="3482975"/>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2"/>
                    <a:stretch>
                      <a:fillRect/>
                    </a:stretch>
                  </pic:blipFill>
                  <pic:spPr bwMode="auto">
                    <a:xfrm>
                      <a:off x="0" y="0"/>
                      <a:ext cx="5753100" cy="3482975"/>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3">
            <wp:simplePos x="0" y="0"/>
            <wp:positionH relativeFrom="column">
              <wp:posOffset>1099820</wp:posOffset>
            </wp:positionH>
            <wp:positionV relativeFrom="paragraph">
              <wp:posOffset>156210</wp:posOffset>
            </wp:positionV>
            <wp:extent cx="4148455" cy="3647440"/>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3"/>
                    <a:stretch>
                      <a:fillRect/>
                    </a:stretch>
                  </pic:blipFill>
                  <pic:spPr bwMode="auto">
                    <a:xfrm>
                      <a:off x="0" y="0"/>
                      <a:ext cx="4148455" cy="36474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posOffset>1252855</wp:posOffset>
            </wp:positionH>
            <wp:positionV relativeFrom="paragraph">
              <wp:posOffset>94615</wp:posOffset>
            </wp:positionV>
            <wp:extent cx="3225800" cy="4358005"/>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4"/>
                    <a:stretch>
                      <a:fillRect/>
                    </a:stretch>
                  </pic:blipFill>
                  <pic:spPr bwMode="auto">
                    <a:xfrm>
                      <a:off x="0" y="0"/>
                      <a:ext cx="3225800" cy="43580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posOffset>1139825</wp:posOffset>
            </wp:positionH>
            <wp:positionV relativeFrom="paragraph">
              <wp:posOffset>2411730</wp:posOffset>
            </wp:positionV>
            <wp:extent cx="3569970" cy="3423285"/>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5"/>
                    <a:stretch>
                      <a:fillRect/>
                    </a:stretch>
                  </pic:blipFill>
                  <pic:spPr bwMode="auto">
                    <a:xfrm>
                      <a:off x="0" y="0"/>
                      <a:ext cx="3569970" cy="3423285"/>
                    </a:xfrm>
                    <a:prstGeom prst="rect">
                      <a:avLst/>
                    </a:prstGeom>
                  </pic:spPr>
                </pic:pic>
              </a:graphicData>
            </a:graphic>
          </wp:anchor>
        </w:drawing>
      </w:r>
      <w:r>
        <w:br w:type="page"/>
      </w:r>
    </w:p>
    <w:p>
      <w:pPr>
        <w:pStyle w:val="Normal"/>
        <w:bidi w:val="0"/>
        <w:jc w:val="left"/>
        <w:rPr/>
      </w:pPr>
      <w:r>
        <w:rPr/>
      </w:r>
    </w:p>
    <w:p>
      <w:pPr>
        <w:pStyle w:val="Normal"/>
        <w:bidi w:val="0"/>
        <w:jc w:val="left"/>
        <w:rPr/>
      </w:pPr>
      <w:r>
        <w:rPr/>
        <w:drawing>
          <wp:anchor behindDoc="0" distT="0" distB="0" distL="0" distR="0" simplePos="0" locked="0" layoutInCell="1" allowOverlap="1" relativeHeight="6">
            <wp:simplePos x="0" y="0"/>
            <wp:positionH relativeFrom="column">
              <wp:posOffset>437515</wp:posOffset>
            </wp:positionH>
            <wp:positionV relativeFrom="paragraph">
              <wp:posOffset>92075</wp:posOffset>
            </wp:positionV>
            <wp:extent cx="5457825" cy="5276850"/>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6"/>
                    <a:stretch>
                      <a:fillRect/>
                    </a:stretch>
                  </pic:blipFill>
                  <pic:spPr bwMode="auto">
                    <a:xfrm>
                      <a:off x="0" y="0"/>
                      <a:ext cx="5457825" cy="52768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center"/>
        <w:rPr/>
      </w:pPr>
      <w:r>
        <w:fldChar w:fldCharType="begin"/>
      </w:r>
      <w:r>
        <w:rPr/>
        <w:instrText> XE " " </w:instrText>
      </w:r>
      <w:r>
        <w:rPr/>
        <w:fldChar w:fldCharType="separate"/>
      </w:r>
      <w:r>
        <w:rPr/>
      </w:r>
      <w:r>
        <w:rPr/>
        <w:fldChar w:fldCharType="end"/>
      </w:r>
    </w:p>
    <w:p>
      <w:pPr>
        <w:pStyle w:val="Normal"/>
        <w:bidi w:val="0"/>
        <w:spacing w:lineRule="auto" w:line="276"/>
        <w:jc w:val="center"/>
        <w:rPr/>
      </w:pPr>
      <w:r>
        <w:fldChar w:fldCharType="begin"/>
      </w:r>
      <w:r>
        <w:rPr/>
        <w:instrText> XE " " </w:instrText>
      </w:r>
      <w:r>
        <w:rPr/>
        <w:fldChar w:fldCharType="separate"/>
      </w:r>
      <w:r>
        <w:rPr/>
      </w:r>
      <w:r>
        <w:rPr/>
        <w:fldChar w:fldCharType="end"/>
      </w:r>
    </w:p>
    <w:p>
      <w:pPr>
        <w:pStyle w:val="Normal"/>
        <w:bidi w:val="0"/>
        <w:spacing w:lineRule="auto" w:line="276"/>
        <w:jc w:val="center"/>
        <w:rPr>
          <w:rFonts w:ascii="Liberation Serif" w:hAnsi="Liberation Serif"/>
          <w:ins w:id="20" w:author="Unknown Author" w:date="2020-11-17T20:09:38Z"/>
          <w:b/>
          <w:b/>
          <w:bCs/>
          <w:sz w:val="22"/>
          <w:szCs w:val="22"/>
        </w:rPr>
      </w:pPr>
      <w:r>
        <w:fldChar w:fldCharType="begin"/>
      </w:r>
      <w:r>
        <w:rPr/>
        <w:instrText> XE "EVIDENCIAS DEL CODIGO: " </w:instrText>
      </w:r>
      <w:r>
        <w:rPr/>
        <w:fldChar w:fldCharType="separate"/>
      </w:r>
      <w:r>
        <w:rPr/>
      </w:r>
      <w:r>
        <w:rPr/>
        <w:fldChar w:fldCharType="end"/>
      </w:r>
      <w:ins w:id="19" w:author="Unknown Author" w:date="2020-11-17T20:09:38Z">
        <w:r>
          <w:rPr>
            <w:b/>
            <w:bCs/>
            <w:sz w:val="22"/>
            <w:szCs w:val="22"/>
          </w:rPr>
          <w:t>EVIDENCIAS DEL CODIGO</w:t>
        </w:r>
      </w:ins>
    </w:p>
    <w:p>
      <w:pPr>
        <w:pStyle w:val="Normal"/>
        <w:bidi w:val="0"/>
        <w:spacing w:lineRule="auto" w:line="276"/>
        <w:jc w:val="center"/>
        <w:rPr/>
      </w:pPr>
      <w:r>
        <w:fldChar w:fldCharType="begin"/>
      </w:r>
      <w:r>
        <w:rPr/>
        <w:instrText> XE " " </w:instrText>
      </w:r>
      <w:r>
        <w:rPr/>
        <w:fldChar w:fldCharType="separate"/>
      </w:r>
      <w:r>
        <w:rPr/>
        <w:drawing>
          <wp:anchor behindDoc="0" distT="0" distB="0" distL="0" distR="0" simplePos="0" locked="0" layoutInCell="1" allowOverlap="1" relativeHeight="26">
            <wp:simplePos x="0" y="0"/>
            <wp:positionH relativeFrom="column">
              <wp:posOffset>259715</wp:posOffset>
            </wp:positionH>
            <wp:positionV relativeFrom="paragraph">
              <wp:posOffset>325755</wp:posOffset>
            </wp:positionV>
            <wp:extent cx="5854700" cy="5344160"/>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27"/>
                    <a:stretch>
                      <a:fillRect/>
                    </a:stretch>
                  </pic:blipFill>
                  <pic:spPr bwMode="auto">
                    <a:xfrm>
                      <a:off x="0" y="0"/>
                      <a:ext cx="5854700" cy="5344160"/>
                    </a:xfrm>
                    <a:prstGeom prst="rect">
                      <a:avLst/>
                    </a:prstGeom>
                  </pic:spPr>
                </pic:pic>
              </a:graphicData>
            </a:graphic>
          </wp:anchor>
        </w:drawing>
      </w:r>
      <w:r>
        <w:rPr/>
        <w:fldChar w:fldCharType="end"/>
      </w:r>
      <w:r>
        <w:rPr/>
      </w:r>
    </w:p>
    <w:p>
      <w:pPr>
        <w:pStyle w:val="Normal"/>
        <w:bidi w:val="0"/>
        <w:spacing w:lineRule="auto" w:line="276"/>
        <w:jc w:val="center"/>
        <w:rPr/>
      </w:pPr>
      <w:r>
        <w:fldChar w:fldCharType="begin"/>
      </w:r>
      <w:r>
        <w:rPr/>
        <w:instrText> XE " " </w:instrText>
      </w:r>
      <w:r>
        <w:rPr/>
        <w:fldChar w:fldCharType="separate"/>
      </w:r>
      <w:r>
        <w:rPr/>
      </w:r>
      <w:r>
        <w:rPr/>
        <w:fldChar w:fldCharType="end"/>
      </w:r>
    </w:p>
    <w:p>
      <w:pPr>
        <w:pStyle w:val="Normal"/>
        <w:bidi w:val="0"/>
        <w:spacing w:lineRule="auto" w:line="276"/>
        <w:jc w:val="center"/>
        <w:rPr/>
      </w:pPr>
      <w:r>
        <w:fldChar w:fldCharType="begin"/>
      </w:r>
      <w:r>
        <w:rPr/>
        <w:instrText> XE " " </w:instrText>
      </w:r>
      <w:r>
        <w:rPr/>
        <w:fldChar w:fldCharType="separate"/>
      </w:r>
      <w:r>
        <w:rPr/>
      </w:r>
      <w:r>
        <w:rPr/>
        <w:fldChar w:fldCharType="end"/>
      </w:r>
      <w:r>
        <w:br w:type="page"/>
      </w:r>
    </w:p>
    <w:p>
      <w:pPr>
        <w:pStyle w:val="Normal"/>
        <w:bidi w:val="0"/>
        <w:spacing w:lineRule="auto" w:line="276"/>
        <w:jc w:val="center"/>
        <w:rPr/>
      </w:pPr>
      <w:r>
        <w:fldChar w:fldCharType="begin"/>
      </w:r>
      <w:r>
        <w:rPr/>
        <w:instrText> XE " " </w:instrText>
      </w:r>
      <w:r>
        <w:rPr/>
        <w:fldChar w:fldCharType="separate"/>
      </w:r>
      <w:r>
        <w:rPr/>
      </w:r>
      <w:r>
        <w:rPr/>
        <w:fldChar w:fldCharType="end"/>
      </w:r>
    </w:p>
    <w:p>
      <w:pPr>
        <w:pStyle w:val="Normal"/>
        <w:bidi w:val="0"/>
        <w:spacing w:lineRule="auto" w:line="276"/>
        <w:jc w:val="center"/>
        <w:rPr/>
      </w:pPr>
      <w:r>
        <w:fldChar w:fldCharType="begin"/>
      </w:r>
      <w:r>
        <w:rPr/>
        <w:instrText> XE " " </w:instrText>
      </w:r>
      <w:r>
        <w:rPr/>
        <w:fldChar w:fldCharType="separate"/>
      </w:r>
      <w:r>
        <w:rPr/>
      </w:r>
      <w:r>
        <w:rPr/>
        <w:fldChar w:fldCharType="end"/>
      </w:r>
    </w:p>
    <w:p>
      <w:pPr>
        <w:pStyle w:val="Normal"/>
        <w:bidi w:val="0"/>
        <w:spacing w:lineRule="auto" w:line="276"/>
        <w:jc w:val="center"/>
        <w:rPr/>
      </w:pPr>
      <w:r>
        <w:fldChar w:fldCharType="begin"/>
      </w:r>
      <w:r>
        <w:rPr/>
        <w:instrText> XE " " </w:instrText>
      </w:r>
      <w:r>
        <w:rPr/>
        <w:fldChar w:fldCharType="separate"/>
      </w:r>
      <w:r>
        <w:rPr/>
      </w:r>
      <w:r>
        <w:rPr/>
        <w:fldChar w:fldCharType="end"/>
      </w:r>
    </w:p>
    <w:p>
      <w:pPr>
        <w:pStyle w:val="Normal"/>
        <w:bidi w:val="0"/>
        <w:spacing w:lineRule="auto" w:line="276"/>
        <w:jc w:val="center"/>
        <w:rPr/>
      </w:pPr>
      <w:r>
        <w:fldChar w:fldCharType="begin"/>
      </w:r>
      <w:r>
        <w:rPr/>
        <w:instrText> XE " " </w:instrText>
      </w:r>
      <w:r>
        <w:rPr/>
        <w:fldChar w:fldCharType="separate"/>
      </w:r>
      <w:r>
        <w:rPr/>
        <w:drawing>
          <wp:anchor behindDoc="0" distT="0" distB="0" distL="0" distR="0" simplePos="0" locked="0" layoutInCell="1" allowOverlap="1" relativeHeight="27">
            <wp:simplePos x="0" y="0"/>
            <wp:positionH relativeFrom="column">
              <wp:posOffset>0</wp:posOffset>
            </wp:positionH>
            <wp:positionV relativeFrom="paragraph">
              <wp:posOffset>285750</wp:posOffset>
            </wp:positionV>
            <wp:extent cx="6332220" cy="3251200"/>
            <wp:effectExtent l="0" t="0" r="0" b="0"/>
            <wp:wrapSquare wrapText="largest"/>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28"/>
                    <a:stretch>
                      <a:fillRect/>
                    </a:stretch>
                  </pic:blipFill>
                  <pic:spPr bwMode="auto">
                    <a:xfrm>
                      <a:off x="0" y="0"/>
                      <a:ext cx="6332220" cy="325120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0</wp:posOffset>
            </wp:positionH>
            <wp:positionV relativeFrom="paragraph">
              <wp:posOffset>4210685</wp:posOffset>
            </wp:positionV>
            <wp:extent cx="6332220" cy="3343910"/>
            <wp:effectExtent l="0" t="0" r="0" b="0"/>
            <wp:wrapSquare wrapText="largest"/>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29"/>
                    <a:stretch>
                      <a:fillRect/>
                    </a:stretch>
                  </pic:blipFill>
                  <pic:spPr bwMode="auto">
                    <a:xfrm>
                      <a:off x="0" y="0"/>
                      <a:ext cx="6332220" cy="3343910"/>
                    </a:xfrm>
                    <a:prstGeom prst="rect">
                      <a:avLst/>
                    </a:prstGeom>
                  </pic:spPr>
                </pic:pic>
              </a:graphicData>
            </a:graphic>
          </wp:anchor>
        </w:drawing>
      </w:r>
      <w:r>
        <w:rPr/>
        <w:fldChar w:fldCharType="end"/>
      </w:r>
      <w:r>
        <w:rPr/>
      </w:r>
      <w:r>
        <w:br w:type="page"/>
      </w:r>
    </w:p>
    <w:p>
      <w:pPr>
        <w:pStyle w:val="Normal"/>
        <w:bidi w:val="0"/>
        <w:spacing w:lineRule="auto" w:line="276"/>
        <w:jc w:val="center"/>
        <w:rPr/>
      </w:pPr>
      <w:r>
        <w:fldChar w:fldCharType="begin"/>
      </w:r>
      <w:r>
        <w:rPr/>
        <w:instrText> XE " " </w:instrText>
      </w:r>
      <w:r>
        <w:rPr/>
        <w:fldChar w:fldCharType="separate"/>
      </w:r>
      <w:r>
        <w:rPr/>
      </w:r>
      <w:r>
        <w:rPr/>
        <w:fldChar w:fldCharType="end"/>
      </w:r>
    </w:p>
    <w:p>
      <w:pPr>
        <w:pStyle w:val="Normal"/>
        <w:bidi w:val="0"/>
        <w:spacing w:lineRule="auto" w:line="276"/>
        <w:jc w:val="center"/>
        <w:rPr/>
      </w:pPr>
      <w:r>
        <w:fldChar w:fldCharType="begin"/>
      </w:r>
      <w:r>
        <w:rPr/>
        <w:instrText> XE " " </w:instrText>
      </w:r>
      <w:r>
        <w:rPr/>
        <w:fldChar w:fldCharType="separate"/>
      </w:r>
      <w:r>
        <w:rPr/>
        <w:drawing>
          <wp:anchor behindDoc="0" distT="0" distB="0" distL="0" distR="0" simplePos="0" locked="0" layoutInCell="1" allowOverlap="1" relativeHeight="29">
            <wp:simplePos x="0" y="0"/>
            <wp:positionH relativeFrom="column">
              <wp:posOffset>63500</wp:posOffset>
            </wp:positionH>
            <wp:positionV relativeFrom="paragraph">
              <wp:posOffset>603250</wp:posOffset>
            </wp:positionV>
            <wp:extent cx="6332220" cy="134620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30"/>
                    <a:stretch>
                      <a:fillRect/>
                    </a:stretch>
                  </pic:blipFill>
                  <pic:spPr bwMode="auto">
                    <a:xfrm>
                      <a:off x="0" y="0"/>
                      <a:ext cx="6332220" cy="1346200"/>
                    </a:xfrm>
                    <a:prstGeom prst="rect">
                      <a:avLst/>
                    </a:prstGeom>
                  </pic:spPr>
                </pic:pic>
              </a:graphicData>
            </a:graphic>
          </wp:anchor>
        </w:drawing>
      </w:r>
      <w:r>
        <w:rPr/>
        <w:fldChar w:fldCharType="end"/>
      </w:r>
      <w:r>
        <w:rPr/>
      </w:r>
      <w:r>
        <w:br w:type="page"/>
      </w:r>
    </w:p>
    <w:p>
      <w:pPr>
        <w:pStyle w:val="Normal"/>
        <w:bidi w:val="0"/>
        <w:spacing w:lineRule="auto" w:line="276"/>
        <w:jc w:val="center"/>
        <w:rPr>
          <w:rFonts w:ascii="Liberation Serif" w:hAnsi="Liberation Serif"/>
          <w:b/>
          <w:b/>
          <w:bCs/>
          <w:sz w:val="22"/>
          <w:szCs w:val="22"/>
        </w:rPr>
      </w:pPr>
      <w:r>
        <w:fldChar w:fldCharType="begin"/>
      </w:r>
      <w:r>
        <w:rPr/>
        <w:instrText> XE "CONCLUSIONES: " </w:instrText>
      </w:r>
      <w:r>
        <w:rPr/>
        <w:fldChar w:fldCharType="separate"/>
      </w:r>
      <w:r>
        <w:rPr/>
      </w:r>
      <w:r>
        <w:rPr/>
        <w:fldChar w:fldCharType="end"/>
      </w:r>
      <w:r>
        <w:rPr>
          <w:b/>
          <w:bCs/>
          <w:sz w:val="22"/>
          <w:szCs w:val="22"/>
        </w:rPr>
        <w:t>CONCLUSIONES</w:t>
      </w:r>
    </w:p>
    <w:p>
      <w:pPr>
        <w:pStyle w:val="Normal"/>
        <w:bidi w:val="0"/>
        <w:spacing w:lineRule="auto" w:line="276"/>
        <w:jc w:val="center"/>
        <w:rPr>
          <w:rFonts w:ascii="Liberation Serif" w:hAnsi="Liberation Serif"/>
          <w:b/>
          <w:b/>
          <w:bCs/>
          <w:sz w:val="22"/>
          <w:szCs w:val="22"/>
        </w:rPr>
      </w:pPr>
      <w:r>
        <w:rPr>
          <w:b/>
          <w:bCs/>
          <w:sz w:val="22"/>
          <w:szCs w:val="22"/>
        </w:rPr>
      </w:r>
    </w:p>
    <w:p>
      <w:pPr>
        <w:pStyle w:val="Normal"/>
        <w:bidi w:val="0"/>
        <w:spacing w:lineRule="auto" w:line="276"/>
        <w:jc w:val="center"/>
        <w:rPr>
          <w:rFonts w:ascii="Liberation Serif" w:hAnsi="Liberation Serif"/>
          <w:b/>
          <w:b/>
          <w:bCs/>
          <w:sz w:val="22"/>
          <w:szCs w:val="22"/>
        </w:rPr>
      </w:pPr>
      <w:r>
        <w:rPr>
          <w:b/>
          <w:bCs/>
          <w:sz w:val="22"/>
          <w:szCs w:val="22"/>
        </w:rPr>
      </w:r>
    </w:p>
    <w:p>
      <w:pPr>
        <w:pStyle w:val="Normal"/>
        <w:numPr>
          <w:ilvl w:val="0"/>
          <w:numId w:val="3"/>
        </w:numPr>
        <w:bidi w:val="0"/>
        <w:spacing w:lineRule="auto" w:line="276"/>
        <w:jc w:val="left"/>
        <w:rPr/>
      </w:pPr>
      <w:r>
        <w:rPr>
          <w:b w:val="false"/>
          <w:bCs w:val="false"/>
          <w:sz w:val="22"/>
          <w:szCs w:val="22"/>
        </w:rPr>
        <w:t>Este proyecto nos sirvió para, aplicar los conocimientos adquiridos a lo largo de la carrera en programación y bases de datos.</w:t>
      </w:r>
    </w:p>
    <w:p>
      <w:pPr>
        <w:pStyle w:val="Normal"/>
        <w:numPr>
          <w:ilvl w:val="0"/>
          <w:numId w:val="0"/>
        </w:numPr>
        <w:bidi w:val="0"/>
        <w:spacing w:lineRule="auto" w:line="276"/>
        <w:ind w:left="720" w:hanging="0"/>
        <w:jc w:val="left"/>
        <w:rPr>
          <w:rFonts w:ascii="Liberation Serif" w:hAnsi="Liberation Serif"/>
          <w:b w:val="false"/>
          <w:b w:val="false"/>
          <w:bCs w:val="false"/>
          <w:sz w:val="22"/>
          <w:szCs w:val="22"/>
        </w:rPr>
      </w:pPr>
      <w:r>
        <w:rPr>
          <w:b w:val="false"/>
          <w:bCs w:val="false"/>
          <w:sz w:val="22"/>
          <w:szCs w:val="22"/>
        </w:rPr>
      </w:r>
    </w:p>
    <w:p>
      <w:pPr>
        <w:pStyle w:val="Normal"/>
        <w:numPr>
          <w:ilvl w:val="0"/>
          <w:numId w:val="3"/>
        </w:numPr>
        <w:bidi w:val="0"/>
        <w:spacing w:lineRule="auto" w:line="276"/>
        <w:jc w:val="left"/>
        <w:rPr>
          <w:rFonts w:ascii="Liberation Serif" w:hAnsi="Liberation Serif"/>
          <w:b w:val="false"/>
          <w:b w:val="false"/>
          <w:bCs w:val="false"/>
          <w:sz w:val="22"/>
          <w:szCs w:val="22"/>
        </w:rPr>
      </w:pPr>
      <w:r>
        <w:rPr>
          <w:b w:val="false"/>
          <w:bCs w:val="false"/>
          <w:sz w:val="22"/>
          <w:szCs w:val="22"/>
        </w:rPr>
        <w:t>El enfoque del proyecto sera acerca de la seguridad web</w:t>
      </w:r>
    </w:p>
    <w:p>
      <w:pPr>
        <w:pStyle w:val="Normal"/>
        <w:numPr>
          <w:ilvl w:val="0"/>
          <w:numId w:val="0"/>
        </w:numPr>
        <w:bidi w:val="0"/>
        <w:spacing w:lineRule="auto" w:line="276"/>
        <w:ind w:left="720" w:hanging="0"/>
        <w:jc w:val="left"/>
        <w:rPr>
          <w:rFonts w:ascii="Liberation Serif" w:hAnsi="Liberation Serif"/>
          <w:b w:val="false"/>
          <w:b w:val="false"/>
          <w:bCs w:val="false"/>
          <w:sz w:val="22"/>
          <w:szCs w:val="22"/>
        </w:rPr>
      </w:pPr>
      <w:r>
        <w:rPr>
          <w:b w:val="false"/>
          <w:bCs w:val="false"/>
          <w:sz w:val="22"/>
          <w:szCs w:val="22"/>
        </w:rPr>
      </w:r>
    </w:p>
    <w:p>
      <w:pPr>
        <w:pStyle w:val="Normal"/>
        <w:numPr>
          <w:ilvl w:val="0"/>
          <w:numId w:val="0"/>
        </w:numPr>
        <w:bidi w:val="0"/>
        <w:spacing w:lineRule="auto" w:line="276"/>
        <w:ind w:left="720" w:hanging="0"/>
        <w:jc w:val="left"/>
        <w:rPr>
          <w:rFonts w:ascii="Liberation Serif" w:hAnsi="Liberation Serif"/>
          <w:b w:val="false"/>
          <w:b w:val="false"/>
          <w:bCs w:val="false"/>
          <w:sz w:val="22"/>
          <w:szCs w:val="22"/>
        </w:rPr>
      </w:pPr>
      <w:r>
        <w:rPr>
          <w:b w:val="false"/>
          <w:bCs w:val="false"/>
          <w:sz w:val="22"/>
          <w:szCs w:val="22"/>
        </w:rPr>
      </w:r>
    </w:p>
    <w:p>
      <w:pPr>
        <w:pStyle w:val="Normal"/>
        <w:bidi w:val="0"/>
        <w:spacing w:lineRule="auto" w:line="276"/>
        <w:jc w:val="left"/>
        <w:rPr>
          <w:rFonts w:ascii="Liberation Serif" w:hAnsi="Liberation Serif"/>
          <w:b w:val="false"/>
          <w:b w:val="false"/>
          <w:bCs w:val="false"/>
          <w:sz w:val="22"/>
          <w:szCs w:val="22"/>
        </w:rPr>
      </w:pPr>
      <w:r>
        <w:rPr>
          <w:b w:val="false"/>
          <w:bCs w:val="false"/>
          <w:sz w:val="22"/>
          <w:szCs w:val="22"/>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val="false"/>
          <w:b w:val="false"/>
          <w:bCs w:val="false"/>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trackRevisions/>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s-CO"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CO"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NumberingSymbols">
    <w:name w:val="Numbering Symbols"/>
    <w:qFormat/>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22z0">
    <w:name w:val="WW8Num22z0"/>
    <w:qFormat/>
    <w:rPr>
      <w:rFonts w:ascii="Wingdings" w:hAnsi="Wingdings" w:cs="Wingdings"/>
    </w:rPr>
  </w:style>
  <w:style w:type="character" w:styleId="WW8Num22z1">
    <w:name w:val="WW8Num22z1"/>
    <w:qFormat/>
    <w:rPr>
      <w:rFonts w:ascii="Courier New" w:hAnsi="Courier New" w:cs="Courier New"/>
    </w:rPr>
  </w:style>
  <w:style w:type="character" w:styleId="WW8Num22z3">
    <w:name w:val="WW8Num22z3"/>
    <w:qFormat/>
    <w:rPr>
      <w:rFonts w:ascii="Symbol" w:hAnsi="Symbol" w:cs="Symbol"/>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s-CO"/>
    </w:rPr>
  </w:style>
  <w:style w:type="numbering" w:styleId="WW8Num2">
    <w:name w:val="WW8Num2"/>
    <w:qFormat/>
  </w:style>
  <w:style w:type="numbering" w:styleId="WW8Num15">
    <w:name w:val="WW8Num15"/>
    <w:qFormat/>
  </w:style>
  <w:style w:type="numbering" w:styleId="WW8Num22">
    <w:name w:val="WW8Num2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getbootstrap.com/" TargetMode="External"/><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578</TotalTime>
  <Application>LibreOffice/6.4.6.2$Linux_X86_64 LibreOffice_project/40$Build-2</Application>
  <Pages>19</Pages>
  <Words>990</Words>
  <Characters>5652</Characters>
  <CharactersWithSpaces>6478</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2020-04-30T22:12:28Z</dcterms:created>
  <dc:creator/>
  <dc:description/>
  <dc:language>en-US</dc:language>
  <cp:lastModifiedBy/>
  <dcterms:modified xsi:type="dcterms:W3CDTF">2020-11-17T20:20:21Z</dcterms:modified>
  <cp:revision>31</cp:revision>
  <dc:subject/>
  <dc:title/>
</cp:coreProperties>
</file>